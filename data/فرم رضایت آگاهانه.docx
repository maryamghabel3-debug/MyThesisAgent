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42E2D5" w14:textId="77777777" w:rsidR="00B906DD" w:rsidRPr="00B906DD" w:rsidRDefault="00B906DD" w:rsidP="00B906DD">
      <w:pPr>
        <w:keepNext/>
        <w:widowControl w:val="0"/>
        <w:autoSpaceDE w:val="0"/>
        <w:autoSpaceDN w:val="0"/>
        <w:adjustRightInd w:val="0"/>
        <w:spacing w:after="0" w:line="240" w:lineRule="auto"/>
        <w:jc w:val="center"/>
        <w:rPr>
          <w:rFonts w:cs="B Nazanin"/>
          <w:color w:val="000000"/>
          <w:sz w:val="24"/>
          <w:szCs w:val="24"/>
          <w:rtl/>
          <w:lang w:bidi="fa-IR"/>
        </w:rPr>
      </w:pPr>
      <w:bookmarkStart w:id="0" w:name="_GoBack"/>
      <w:bookmarkEnd w:id="0"/>
      <w:r w:rsidRPr="00B906DD">
        <w:rPr>
          <w:rFonts w:cs="B Nazanin" w:hint="cs"/>
          <w:color w:val="000000"/>
          <w:sz w:val="24"/>
          <w:szCs w:val="24"/>
          <w:rtl/>
          <w:lang w:bidi="fa-IR"/>
        </w:rPr>
        <w:t>بسمه تعالی</w:t>
      </w:r>
    </w:p>
    <w:p w14:paraId="5504EA02" w14:textId="77777777" w:rsidR="00B906DD" w:rsidRPr="00B906DD" w:rsidRDefault="00B906DD" w:rsidP="00B906DD">
      <w:pPr>
        <w:keepNext/>
        <w:widowControl w:val="0"/>
        <w:autoSpaceDE w:val="0"/>
        <w:autoSpaceDN w:val="0"/>
        <w:adjustRightInd w:val="0"/>
        <w:spacing w:after="0" w:line="240" w:lineRule="auto"/>
        <w:jc w:val="center"/>
        <w:rPr>
          <w:rFonts w:cs="B Nazanin"/>
          <w:color w:val="000000"/>
          <w:sz w:val="16"/>
          <w:szCs w:val="16"/>
          <w:rtl/>
          <w:lang w:bidi="fa-IR"/>
        </w:rPr>
      </w:pPr>
    </w:p>
    <w:p w14:paraId="38922665" w14:textId="77777777" w:rsidR="00B906DD" w:rsidRPr="001D0BCE" w:rsidRDefault="00B906DD" w:rsidP="00B906DD">
      <w:pPr>
        <w:keepNext/>
        <w:spacing w:after="0" w:line="240" w:lineRule="auto"/>
        <w:jc w:val="center"/>
        <w:outlineLvl w:val="0"/>
        <w:rPr>
          <w:rFonts w:ascii="Arial" w:hAnsi="Arial" w:cs="B Zar"/>
          <w:b/>
          <w:bCs/>
          <w:color w:val="C00000"/>
          <w:kern w:val="32"/>
          <w:sz w:val="30"/>
          <w:szCs w:val="30"/>
          <w:rtl/>
          <w:lang w:bidi="fa-IR"/>
        </w:rPr>
      </w:pPr>
      <w:bookmarkStart w:id="1" w:name="_Toc479162096"/>
      <w:r w:rsidRPr="001D0BCE">
        <w:rPr>
          <w:rFonts w:ascii="Arial" w:hAnsi="Arial" w:cs="B Zar" w:hint="cs"/>
          <w:b/>
          <w:bCs/>
          <w:kern w:val="32"/>
          <w:sz w:val="30"/>
          <w:szCs w:val="30"/>
          <w:rtl/>
          <w:lang w:bidi="fa-IR"/>
        </w:rPr>
        <w:t>فرم اخذ رضایت آگاهانه از شرکت‌کننده</w:t>
      </w:r>
      <w:bookmarkEnd w:id="1"/>
      <w:r w:rsidRPr="001D0BCE">
        <w:rPr>
          <w:rFonts w:ascii="Arial" w:hAnsi="Arial" w:cs="B Zar" w:hint="cs"/>
          <w:b/>
          <w:bCs/>
          <w:kern w:val="32"/>
          <w:sz w:val="30"/>
          <w:szCs w:val="30"/>
          <w:rtl/>
          <w:lang w:bidi="fa-IR"/>
        </w:rPr>
        <w:t xml:space="preserve"> </w:t>
      </w:r>
      <w:bookmarkStart w:id="2" w:name="_Toc479162097"/>
      <w:r w:rsidRPr="001D0BCE">
        <w:rPr>
          <w:rFonts w:ascii="Arial" w:hAnsi="Arial" w:cs="B Zar" w:hint="cs"/>
          <w:b/>
          <w:bCs/>
          <w:kern w:val="32"/>
          <w:sz w:val="30"/>
          <w:szCs w:val="30"/>
          <w:rtl/>
          <w:lang w:bidi="fa-IR"/>
        </w:rPr>
        <w:t>در پژوهش‌</w:t>
      </w:r>
      <w:bookmarkEnd w:id="2"/>
    </w:p>
    <w:p w14:paraId="59D7B819" w14:textId="77777777" w:rsidR="00B906DD" w:rsidRPr="00B906DD" w:rsidRDefault="00B906DD" w:rsidP="00B906DD">
      <w:pPr>
        <w:spacing w:after="0" w:line="240" w:lineRule="auto"/>
        <w:rPr>
          <w:rFonts w:cs="B Nazanin"/>
          <w:sz w:val="16"/>
          <w:szCs w:val="16"/>
          <w:rtl/>
          <w:lang w:bidi="fa-IR"/>
        </w:rPr>
      </w:pPr>
    </w:p>
    <w:p w14:paraId="43BE74E4" w14:textId="77777777" w:rsidR="00B906DD" w:rsidRPr="00B906DD" w:rsidRDefault="00B906DD" w:rsidP="00B906DD">
      <w:pPr>
        <w:spacing w:after="0" w:line="240" w:lineRule="auto"/>
        <w:rPr>
          <w:rFonts w:cs="B Nazanin"/>
          <w:color w:val="FF0000"/>
          <w:sz w:val="16"/>
          <w:szCs w:val="16"/>
          <w:rtl/>
          <w:lang w:bidi="fa-IR"/>
        </w:rPr>
      </w:pPr>
      <w:r w:rsidRPr="00B906DD">
        <w:rPr>
          <w:rFonts w:cs="B Nazanin" w:hint="cs"/>
          <w:i/>
          <w:iCs/>
          <w:color w:val="FF0000"/>
          <w:sz w:val="24"/>
          <w:szCs w:val="24"/>
          <w:rtl/>
          <w:lang w:bidi="fa-IR"/>
        </w:rPr>
        <w:t xml:space="preserve"> </w:t>
      </w:r>
    </w:p>
    <w:tbl>
      <w:tblPr>
        <w:tblW w:w="10180" w:type="dxa"/>
        <w:tblInd w:w="-72" w:type="dxa"/>
        <w:tblBorders>
          <w:top w:val="single" w:sz="4" w:space="0" w:color="auto"/>
          <w:left w:val="single" w:sz="4" w:space="0" w:color="auto"/>
          <w:bottom w:val="single" w:sz="4" w:space="0" w:color="auto"/>
          <w:right w:val="single" w:sz="4" w:space="0" w:color="auto"/>
          <w:insideH w:val="single" w:sz="4" w:space="0" w:color="auto"/>
        </w:tblBorders>
        <w:tblLook w:val="01E0" w:firstRow="1" w:lastRow="1" w:firstColumn="1" w:lastColumn="1" w:noHBand="0" w:noVBand="0"/>
      </w:tblPr>
      <w:tblGrid>
        <w:gridCol w:w="10180"/>
      </w:tblGrid>
      <w:tr w:rsidR="00B906DD" w:rsidRPr="00B906DD" w14:paraId="50615E60" w14:textId="77777777" w:rsidTr="00994CD4">
        <w:trPr>
          <w:trHeight w:val="20"/>
        </w:trPr>
        <w:tc>
          <w:tcPr>
            <w:tcW w:w="10180" w:type="dxa"/>
            <w:shd w:val="clear" w:color="auto" w:fill="auto"/>
          </w:tcPr>
          <w:p w14:paraId="7C97388C" w14:textId="77777777" w:rsidR="00B906DD" w:rsidRPr="00B906DD" w:rsidRDefault="00B906DD" w:rsidP="00B906DD">
            <w:pPr>
              <w:widowControl w:val="0"/>
              <w:autoSpaceDE w:val="0"/>
              <w:autoSpaceDN w:val="0"/>
              <w:adjustRightInd w:val="0"/>
              <w:spacing w:after="0" w:line="240" w:lineRule="auto"/>
              <w:jc w:val="center"/>
              <w:rPr>
                <w:rFonts w:ascii="Courier New" w:hAnsi="Courier New" w:cs="B Nazanin"/>
                <w:color w:val="000000"/>
                <w:sz w:val="24"/>
                <w:szCs w:val="24"/>
                <w:rtl/>
              </w:rPr>
            </w:pPr>
            <w:r w:rsidRPr="00B906DD">
              <w:rPr>
                <w:rFonts w:ascii="Courier New" w:hAnsi="Courier New" w:cs="B Zar" w:hint="cs"/>
                <w:b/>
                <w:bCs/>
                <w:sz w:val="26"/>
                <w:szCs w:val="26"/>
                <w:rtl/>
                <w:lang w:bidi="fa-IR"/>
              </w:rPr>
              <w:t>قسمت اطلاعات مربوط به پژوهش</w:t>
            </w:r>
          </w:p>
        </w:tc>
      </w:tr>
      <w:tr w:rsidR="00B906DD" w:rsidRPr="00B906DD" w14:paraId="210FC9AC" w14:textId="77777777" w:rsidTr="00994CD4">
        <w:trPr>
          <w:trHeight w:val="20"/>
        </w:trPr>
        <w:tc>
          <w:tcPr>
            <w:tcW w:w="10180" w:type="dxa"/>
            <w:shd w:val="clear" w:color="auto" w:fill="auto"/>
          </w:tcPr>
          <w:p w14:paraId="426E6B1B" w14:textId="443F5B1F" w:rsidR="00B906DD" w:rsidRPr="00B906DD" w:rsidRDefault="00B906DD" w:rsidP="00C02BC9">
            <w:pPr>
              <w:widowControl w:val="0"/>
              <w:autoSpaceDE w:val="0"/>
              <w:autoSpaceDN w:val="0"/>
              <w:adjustRightInd w:val="0"/>
              <w:spacing w:after="0" w:line="240" w:lineRule="auto"/>
              <w:jc w:val="both"/>
              <w:rPr>
                <w:rFonts w:cs="B Nazanin"/>
                <w:color w:val="000000"/>
                <w:sz w:val="24"/>
                <w:szCs w:val="24"/>
              </w:rPr>
            </w:pPr>
            <w:r w:rsidRPr="00B906DD">
              <w:rPr>
                <w:rFonts w:ascii="Courier New" w:hAnsi="Courier New" w:cs="B Nazanin" w:hint="cs"/>
                <w:color w:val="000000"/>
                <w:sz w:val="24"/>
                <w:szCs w:val="24"/>
                <w:rtl/>
              </w:rPr>
              <w:t xml:space="preserve">عنوان طرح پژوهشی/ پایان نامه/ رساله: </w:t>
            </w:r>
            <w:r w:rsidR="00B234CC" w:rsidRPr="00B234CC">
              <w:rPr>
                <w:rFonts w:cs="B Nazanin"/>
                <w:b/>
                <w:bCs/>
                <w:sz w:val="24"/>
                <w:szCs w:val="24"/>
                <w:rtl/>
                <w:lang w:bidi="fa-IR"/>
              </w:rPr>
              <w:t>تع</w:t>
            </w:r>
            <w:r w:rsidR="00B234CC" w:rsidRPr="00B234CC">
              <w:rPr>
                <w:rFonts w:cs="B Nazanin" w:hint="cs"/>
                <w:b/>
                <w:bCs/>
                <w:sz w:val="24"/>
                <w:szCs w:val="24"/>
                <w:rtl/>
                <w:lang w:bidi="fa-IR"/>
              </w:rPr>
              <w:t>یی</w:t>
            </w:r>
            <w:r w:rsidR="00B234CC" w:rsidRPr="00B234CC">
              <w:rPr>
                <w:rFonts w:cs="B Nazanin" w:hint="eastAsia"/>
                <w:b/>
                <w:bCs/>
                <w:sz w:val="24"/>
                <w:szCs w:val="24"/>
                <w:rtl/>
                <w:lang w:bidi="fa-IR"/>
              </w:rPr>
              <w:t>ن</w:t>
            </w:r>
            <w:r w:rsidR="00B234CC" w:rsidRPr="00B234CC">
              <w:rPr>
                <w:rFonts w:cs="B Nazanin"/>
                <w:b/>
                <w:bCs/>
                <w:sz w:val="24"/>
                <w:szCs w:val="24"/>
                <w:rtl/>
                <w:lang w:bidi="fa-IR"/>
              </w:rPr>
              <w:t xml:space="preserve"> نقش م</w:t>
            </w:r>
            <w:r w:rsidR="00B234CC" w:rsidRPr="00B234CC">
              <w:rPr>
                <w:rFonts w:cs="B Nazanin" w:hint="cs"/>
                <w:b/>
                <w:bCs/>
                <w:sz w:val="24"/>
                <w:szCs w:val="24"/>
                <w:rtl/>
                <w:lang w:bidi="fa-IR"/>
              </w:rPr>
              <w:t>ی</w:t>
            </w:r>
            <w:r w:rsidR="00B234CC" w:rsidRPr="00B234CC">
              <w:rPr>
                <w:rFonts w:cs="B Nazanin" w:hint="eastAsia"/>
                <w:b/>
                <w:bCs/>
                <w:sz w:val="24"/>
                <w:szCs w:val="24"/>
                <w:rtl/>
                <w:lang w:bidi="fa-IR"/>
              </w:rPr>
              <w:t>انج</w:t>
            </w:r>
            <w:r w:rsidR="00B234CC" w:rsidRPr="00B234CC">
              <w:rPr>
                <w:rFonts w:cs="B Nazanin" w:hint="cs"/>
                <w:b/>
                <w:bCs/>
                <w:sz w:val="24"/>
                <w:szCs w:val="24"/>
                <w:rtl/>
                <w:lang w:bidi="fa-IR"/>
              </w:rPr>
              <w:t>ی</w:t>
            </w:r>
            <w:r w:rsidR="00B234CC" w:rsidRPr="00B234CC">
              <w:rPr>
                <w:rFonts w:cs="B Nazanin"/>
                <w:b/>
                <w:bCs/>
                <w:sz w:val="24"/>
                <w:szCs w:val="24"/>
                <w:rtl/>
                <w:lang w:bidi="fa-IR"/>
              </w:rPr>
              <w:t xml:space="preserve"> گر طرحواره ها</w:t>
            </w:r>
            <w:r w:rsidR="00B234CC" w:rsidRPr="00B234CC">
              <w:rPr>
                <w:rFonts w:cs="B Nazanin" w:hint="cs"/>
                <w:b/>
                <w:bCs/>
                <w:sz w:val="24"/>
                <w:szCs w:val="24"/>
                <w:rtl/>
                <w:lang w:bidi="fa-IR"/>
              </w:rPr>
              <w:t>ی</w:t>
            </w:r>
            <w:r w:rsidR="00B234CC" w:rsidRPr="00B234CC">
              <w:rPr>
                <w:rFonts w:cs="B Nazanin"/>
                <w:b/>
                <w:bCs/>
                <w:sz w:val="24"/>
                <w:szCs w:val="24"/>
                <w:rtl/>
                <w:lang w:bidi="fa-IR"/>
              </w:rPr>
              <w:t xml:space="preserve"> ناسازگار اول</w:t>
            </w:r>
            <w:r w:rsidR="00B234CC" w:rsidRPr="00B234CC">
              <w:rPr>
                <w:rFonts w:cs="B Nazanin" w:hint="cs"/>
                <w:b/>
                <w:bCs/>
                <w:sz w:val="24"/>
                <w:szCs w:val="24"/>
                <w:rtl/>
                <w:lang w:bidi="fa-IR"/>
              </w:rPr>
              <w:t>ی</w:t>
            </w:r>
            <w:r w:rsidR="00B234CC" w:rsidRPr="00B234CC">
              <w:rPr>
                <w:rFonts w:cs="B Nazanin" w:hint="eastAsia"/>
                <w:b/>
                <w:bCs/>
                <w:sz w:val="24"/>
                <w:szCs w:val="24"/>
                <w:rtl/>
                <w:lang w:bidi="fa-IR"/>
              </w:rPr>
              <w:t>ه</w:t>
            </w:r>
            <w:r w:rsidR="00B234CC" w:rsidRPr="00B234CC">
              <w:rPr>
                <w:rFonts w:cs="B Nazanin"/>
                <w:b/>
                <w:bCs/>
                <w:sz w:val="24"/>
                <w:szCs w:val="24"/>
                <w:rtl/>
                <w:lang w:bidi="fa-IR"/>
              </w:rPr>
              <w:t xml:space="preserve"> در رابطه ب</w:t>
            </w:r>
            <w:r w:rsidR="00B234CC" w:rsidRPr="00B234CC">
              <w:rPr>
                <w:rFonts w:cs="B Nazanin" w:hint="cs"/>
                <w:b/>
                <w:bCs/>
                <w:sz w:val="24"/>
                <w:szCs w:val="24"/>
                <w:rtl/>
                <w:lang w:bidi="fa-IR"/>
              </w:rPr>
              <w:t>ی</w:t>
            </w:r>
            <w:r w:rsidR="00B234CC" w:rsidRPr="00B234CC">
              <w:rPr>
                <w:rFonts w:cs="B Nazanin" w:hint="eastAsia"/>
                <w:b/>
                <w:bCs/>
                <w:sz w:val="24"/>
                <w:szCs w:val="24"/>
                <w:rtl/>
                <w:lang w:bidi="fa-IR"/>
              </w:rPr>
              <w:t>ن</w:t>
            </w:r>
            <w:r w:rsidR="00B234CC" w:rsidRPr="00B234CC">
              <w:rPr>
                <w:rFonts w:cs="B Nazanin"/>
                <w:b/>
                <w:bCs/>
                <w:sz w:val="24"/>
                <w:szCs w:val="24"/>
                <w:rtl/>
                <w:lang w:bidi="fa-IR"/>
              </w:rPr>
              <w:t xml:space="preserve"> اضطراب صفت</w:t>
            </w:r>
            <w:r w:rsidR="00B234CC" w:rsidRPr="00B234CC">
              <w:rPr>
                <w:rFonts w:cs="B Nazanin" w:hint="cs"/>
                <w:b/>
                <w:bCs/>
                <w:sz w:val="24"/>
                <w:szCs w:val="24"/>
                <w:rtl/>
                <w:lang w:bidi="fa-IR"/>
              </w:rPr>
              <w:t>ی</w:t>
            </w:r>
            <w:r w:rsidR="00B234CC" w:rsidRPr="00B234CC">
              <w:rPr>
                <w:rFonts w:cs="B Nazanin"/>
                <w:b/>
                <w:bCs/>
                <w:sz w:val="24"/>
                <w:szCs w:val="24"/>
                <w:rtl/>
                <w:lang w:bidi="fa-IR"/>
              </w:rPr>
              <w:t xml:space="preserve"> و رفتارها</w:t>
            </w:r>
            <w:r w:rsidR="00B234CC" w:rsidRPr="00B234CC">
              <w:rPr>
                <w:rFonts w:cs="B Nazanin" w:hint="cs"/>
                <w:b/>
                <w:bCs/>
                <w:sz w:val="24"/>
                <w:szCs w:val="24"/>
                <w:rtl/>
                <w:lang w:bidi="fa-IR"/>
              </w:rPr>
              <w:t>ی</w:t>
            </w:r>
            <w:r w:rsidR="00B234CC" w:rsidRPr="00B234CC">
              <w:rPr>
                <w:rFonts w:cs="B Nazanin"/>
                <w:b/>
                <w:bCs/>
                <w:sz w:val="24"/>
                <w:szCs w:val="24"/>
                <w:rtl/>
                <w:lang w:bidi="fa-IR"/>
              </w:rPr>
              <w:t xml:space="preserve"> مال</w:t>
            </w:r>
            <w:r w:rsidR="00B234CC" w:rsidRPr="00B234CC">
              <w:rPr>
                <w:rFonts w:cs="B Nazanin" w:hint="cs"/>
                <w:b/>
                <w:bCs/>
                <w:sz w:val="24"/>
                <w:szCs w:val="24"/>
                <w:rtl/>
                <w:lang w:bidi="fa-IR"/>
              </w:rPr>
              <w:t>ی</w:t>
            </w:r>
            <w:r w:rsidR="00B234CC" w:rsidRPr="00B234CC">
              <w:rPr>
                <w:rFonts w:cs="B Nazanin"/>
                <w:b/>
                <w:bCs/>
                <w:sz w:val="24"/>
                <w:szCs w:val="24"/>
                <w:rtl/>
                <w:lang w:bidi="fa-IR"/>
              </w:rPr>
              <w:t xml:space="preserve"> پرخطر در معامله گران بازارها</w:t>
            </w:r>
            <w:r w:rsidR="00B234CC" w:rsidRPr="00B234CC">
              <w:rPr>
                <w:rFonts w:cs="B Nazanin" w:hint="cs"/>
                <w:b/>
                <w:bCs/>
                <w:sz w:val="24"/>
                <w:szCs w:val="24"/>
                <w:rtl/>
                <w:lang w:bidi="fa-IR"/>
              </w:rPr>
              <w:t>ی</w:t>
            </w:r>
            <w:r w:rsidR="00B234CC" w:rsidRPr="00B234CC">
              <w:rPr>
                <w:rFonts w:cs="B Nazanin"/>
                <w:b/>
                <w:bCs/>
                <w:sz w:val="24"/>
                <w:szCs w:val="24"/>
                <w:rtl/>
                <w:lang w:bidi="fa-IR"/>
              </w:rPr>
              <w:t xml:space="preserve"> مال</w:t>
            </w:r>
            <w:r w:rsidR="00B234CC" w:rsidRPr="00B234CC">
              <w:rPr>
                <w:rFonts w:cs="B Nazanin" w:hint="cs"/>
                <w:b/>
                <w:bCs/>
                <w:sz w:val="24"/>
                <w:szCs w:val="24"/>
                <w:rtl/>
                <w:lang w:bidi="fa-IR"/>
              </w:rPr>
              <w:t>ی</w:t>
            </w:r>
          </w:p>
        </w:tc>
      </w:tr>
      <w:tr w:rsidR="00B906DD" w:rsidRPr="00B906DD" w14:paraId="41AC37E2" w14:textId="77777777" w:rsidTr="00994CD4">
        <w:trPr>
          <w:trHeight w:val="20"/>
        </w:trPr>
        <w:tc>
          <w:tcPr>
            <w:tcW w:w="10180" w:type="dxa"/>
            <w:shd w:val="clear" w:color="auto" w:fill="auto"/>
          </w:tcPr>
          <w:p w14:paraId="75B87D4F" w14:textId="77777777" w:rsidR="00B906DD" w:rsidRPr="00B906DD" w:rsidRDefault="00B906DD" w:rsidP="00B906DD">
            <w:pPr>
              <w:widowControl w:val="0"/>
              <w:autoSpaceDE w:val="0"/>
              <w:autoSpaceDN w:val="0"/>
              <w:adjustRightInd w:val="0"/>
              <w:spacing w:after="0" w:line="240" w:lineRule="auto"/>
              <w:rPr>
                <w:rFonts w:cs="B Nazanin"/>
                <w:color w:val="000000"/>
                <w:sz w:val="24"/>
                <w:szCs w:val="24"/>
                <w:rtl/>
                <w:lang w:bidi="fa-IR"/>
              </w:rPr>
            </w:pPr>
            <w:r w:rsidRPr="00B906DD">
              <w:rPr>
                <w:rFonts w:cs="B Nazanin" w:hint="cs"/>
                <w:color w:val="000000"/>
                <w:sz w:val="24"/>
                <w:szCs w:val="24"/>
                <w:rtl/>
                <w:lang w:bidi="fa-IR"/>
              </w:rPr>
              <w:t>سازمان (سازمان ها) مجری پژوهش (واحد/ دانشگاه/ مرکز تحقیقات):</w:t>
            </w:r>
            <w:r w:rsidR="00547607">
              <w:rPr>
                <w:rFonts w:cs="B Nazanin" w:hint="cs"/>
                <w:color w:val="000000"/>
                <w:sz w:val="24"/>
                <w:szCs w:val="24"/>
                <w:rtl/>
                <w:lang w:bidi="fa-IR"/>
              </w:rPr>
              <w:t xml:space="preserve"> علم و هنر یزد</w:t>
            </w:r>
          </w:p>
        </w:tc>
      </w:tr>
      <w:tr w:rsidR="00B906DD" w:rsidRPr="00B906DD" w14:paraId="2A2B01F2" w14:textId="77777777" w:rsidTr="00994CD4">
        <w:trPr>
          <w:trHeight w:val="20"/>
        </w:trPr>
        <w:tc>
          <w:tcPr>
            <w:tcW w:w="10180" w:type="dxa"/>
            <w:shd w:val="clear" w:color="auto" w:fill="auto"/>
          </w:tcPr>
          <w:p w14:paraId="06E8C06E" w14:textId="524F85AB" w:rsidR="00B906DD" w:rsidRPr="00B906DD" w:rsidRDefault="00B906DD" w:rsidP="00B234CC">
            <w:pPr>
              <w:widowControl w:val="0"/>
              <w:autoSpaceDE w:val="0"/>
              <w:autoSpaceDN w:val="0"/>
              <w:adjustRightInd w:val="0"/>
              <w:spacing w:after="0" w:line="240" w:lineRule="auto"/>
              <w:rPr>
                <w:rFonts w:cs="B Nazanin"/>
                <w:color w:val="000000"/>
                <w:sz w:val="24"/>
                <w:szCs w:val="24"/>
                <w:rtl/>
                <w:lang w:bidi="fa-IR"/>
              </w:rPr>
            </w:pPr>
            <w:r w:rsidRPr="00B906DD">
              <w:rPr>
                <w:rFonts w:cs="B Nazanin" w:hint="cs"/>
                <w:color w:val="000000"/>
                <w:sz w:val="24"/>
                <w:szCs w:val="24"/>
                <w:rtl/>
                <w:lang w:bidi="fa-IR"/>
              </w:rPr>
              <w:t>نام و نام خانوادگی پژوهشگر (پژوهشگران) اصلی:</w:t>
            </w:r>
            <w:r w:rsidR="00014C84">
              <w:rPr>
                <w:rFonts w:cs="B Nazanin" w:hint="cs"/>
                <w:color w:val="000000"/>
                <w:sz w:val="24"/>
                <w:szCs w:val="24"/>
                <w:rtl/>
                <w:lang w:bidi="fa-IR"/>
              </w:rPr>
              <w:t xml:space="preserve"> دکتر </w:t>
            </w:r>
            <w:r w:rsidR="00B234CC">
              <w:rPr>
                <w:rFonts w:cs="B Nazanin" w:hint="cs"/>
                <w:color w:val="000000"/>
                <w:sz w:val="24"/>
                <w:szCs w:val="24"/>
                <w:rtl/>
                <w:lang w:bidi="fa-IR"/>
              </w:rPr>
              <w:t>سعید وزیری یزدی</w:t>
            </w:r>
            <w:r w:rsidR="00C02BC9">
              <w:rPr>
                <w:rFonts w:cs="B Nazanin" w:hint="cs"/>
                <w:color w:val="000000"/>
                <w:sz w:val="24"/>
                <w:szCs w:val="24"/>
                <w:rtl/>
                <w:lang w:bidi="fa-IR"/>
              </w:rPr>
              <w:t xml:space="preserve"> </w:t>
            </w:r>
            <w:r w:rsidR="00C02BC9">
              <w:rPr>
                <w:rFonts w:ascii="Arial" w:hAnsi="Arial" w:cs="Arial" w:hint="cs"/>
                <w:color w:val="000000"/>
                <w:sz w:val="24"/>
                <w:szCs w:val="24"/>
                <w:rtl/>
                <w:lang w:bidi="fa-IR"/>
              </w:rPr>
              <w:t>–</w:t>
            </w:r>
            <w:r w:rsidR="00014C84">
              <w:rPr>
                <w:rFonts w:cs="B Nazanin" w:hint="cs"/>
                <w:color w:val="000000"/>
                <w:sz w:val="24"/>
                <w:szCs w:val="24"/>
                <w:rtl/>
                <w:lang w:bidi="fa-IR"/>
              </w:rPr>
              <w:t xml:space="preserve"> </w:t>
            </w:r>
            <w:r w:rsidR="00B234CC">
              <w:rPr>
                <w:rFonts w:cs="B Nazanin" w:hint="cs"/>
                <w:color w:val="000000"/>
                <w:sz w:val="24"/>
                <w:szCs w:val="24"/>
                <w:rtl/>
                <w:lang w:bidi="fa-IR"/>
              </w:rPr>
              <w:t>مریم قابل</w:t>
            </w:r>
          </w:p>
        </w:tc>
      </w:tr>
      <w:tr w:rsidR="00B906DD" w:rsidRPr="00B906DD" w14:paraId="5ED066CE" w14:textId="77777777" w:rsidTr="00994CD4">
        <w:trPr>
          <w:trHeight w:val="20"/>
        </w:trPr>
        <w:tc>
          <w:tcPr>
            <w:tcW w:w="10180" w:type="dxa"/>
            <w:shd w:val="clear" w:color="auto" w:fill="auto"/>
          </w:tcPr>
          <w:p w14:paraId="4EF66D6A" w14:textId="3F7E90F8" w:rsidR="00B906DD" w:rsidRPr="00B906DD" w:rsidRDefault="00B906DD" w:rsidP="00B234CC">
            <w:pPr>
              <w:widowControl w:val="0"/>
              <w:autoSpaceDE w:val="0"/>
              <w:autoSpaceDN w:val="0"/>
              <w:adjustRightInd w:val="0"/>
              <w:spacing w:after="0" w:line="240" w:lineRule="auto"/>
              <w:rPr>
                <w:rFonts w:cs="B Nazanin"/>
                <w:color w:val="000000"/>
                <w:sz w:val="24"/>
                <w:szCs w:val="24"/>
                <w:rtl/>
                <w:lang w:bidi="fa-IR"/>
              </w:rPr>
            </w:pPr>
            <w:r w:rsidRPr="00B906DD">
              <w:rPr>
                <w:rFonts w:cs="B Nazanin" w:hint="cs"/>
                <w:sz w:val="24"/>
                <w:szCs w:val="24"/>
                <w:rtl/>
              </w:rPr>
              <w:t>گروه هدف مطالعه:</w:t>
            </w:r>
            <w:r w:rsidR="00014C84">
              <w:rPr>
                <w:rFonts w:cs="B Nazanin" w:hint="cs"/>
                <w:sz w:val="24"/>
                <w:szCs w:val="24"/>
                <w:rtl/>
              </w:rPr>
              <w:t xml:space="preserve"> </w:t>
            </w:r>
            <w:r w:rsidR="00B234CC">
              <w:rPr>
                <w:rFonts w:cs="B Nazanin" w:hint="cs"/>
                <w:sz w:val="24"/>
                <w:szCs w:val="24"/>
                <w:rtl/>
              </w:rPr>
              <w:t>معامله گران بازار های مالی بورس اوراق بهادار تهران، فارکس و ارزهای دیجیتال</w:t>
            </w:r>
          </w:p>
        </w:tc>
      </w:tr>
      <w:tr w:rsidR="00B906DD" w:rsidRPr="00B906DD" w14:paraId="5EE7A547" w14:textId="77777777" w:rsidTr="00994CD4">
        <w:trPr>
          <w:trHeight w:val="20"/>
        </w:trPr>
        <w:tc>
          <w:tcPr>
            <w:tcW w:w="10180" w:type="dxa"/>
            <w:shd w:val="clear" w:color="auto" w:fill="auto"/>
          </w:tcPr>
          <w:p w14:paraId="7C04CADE" w14:textId="77777777" w:rsidR="00B906DD" w:rsidRPr="00B906DD" w:rsidRDefault="00014C84" w:rsidP="00014C84">
            <w:pPr>
              <w:widowControl w:val="0"/>
              <w:autoSpaceDE w:val="0"/>
              <w:autoSpaceDN w:val="0"/>
              <w:adjustRightInd w:val="0"/>
              <w:spacing w:after="0" w:line="240" w:lineRule="auto"/>
              <w:jc w:val="both"/>
              <w:rPr>
                <w:rFonts w:cs="B Nazanin"/>
                <w:b/>
                <w:bCs/>
                <w:color w:val="000000"/>
                <w:sz w:val="24"/>
                <w:szCs w:val="24"/>
              </w:rPr>
            </w:pPr>
            <w:r>
              <w:rPr>
                <w:rFonts w:cs="B Nazanin" w:hint="cs"/>
                <w:color w:val="000000"/>
                <w:sz w:val="24"/>
                <w:szCs w:val="24"/>
                <w:rtl/>
              </w:rPr>
              <w:t>1</w:t>
            </w:r>
            <w:r w:rsidR="00B906DD" w:rsidRPr="00B906DD">
              <w:rPr>
                <w:rFonts w:cs="B Nazanin" w:hint="cs"/>
                <w:b/>
                <w:bCs/>
                <w:color w:val="000000"/>
                <w:sz w:val="24"/>
                <w:szCs w:val="24"/>
                <w:rtl/>
              </w:rPr>
              <w:t>-</w:t>
            </w:r>
            <w:r w:rsidR="00B906DD" w:rsidRPr="00B906DD">
              <w:rPr>
                <w:rFonts w:cs="B Nazanin" w:hint="cs"/>
                <w:color w:val="000000"/>
                <w:sz w:val="24"/>
                <w:szCs w:val="24"/>
                <w:rtl/>
              </w:rPr>
              <w:t xml:space="preserve"> از شما برای شرکت در این پژوهش دعوت شده است. این قسمت از فرم شامل اطلاعاتی درباره این پژوهش و نحوه شرکت در آن است. لطفاً آن را با دقت بخوانید و در صورت لزوم سوالات و اطلاعات مورد نیاز را از اعضای گروه پژوهش بپرسید. </w:t>
            </w:r>
            <w:r w:rsidR="00B906DD" w:rsidRPr="00B906DD">
              <w:rPr>
                <w:rFonts w:cs="B Nazanin" w:hint="cs"/>
                <w:sz w:val="24"/>
                <w:szCs w:val="24"/>
                <w:rtl/>
                <w:lang w:eastAsia="zh-CN" w:bidi="fa-IR"/>
              </w:rPr>
              <w:t>اگر تمايل دارید، می توانید با خويشاوندان، دوستان یا افراد قایل اعتماد تبادل نظر كنید.</w:t>
            </w:r>
            <w:r w:rsidR="00B906DD" w:rsidRPr="00B906DD">
              <w:rPr>
                <w:rFonts w:cs="B Nazanin" w:hint="cs"/>
                <w:color w:val="000000"/>
                <w:sz w:val="24"/>
                <w:szCs w:val="24"/>
                <w:rtl/>
              </w:rPr>
              <w:t xml:space="preserve"> ورود شما به این پژوهش، داوطلبانه و آزادانه است و هر زمان که مایل باشید، می توانید از</w:t>
            </w:r>
            <w:r>
              <w:rPr>
                <w:rFonts w:cs="B Nazanin" w:hint="cs"/>
                <w:color w:val="000000"/>
                <w:sz w:val="24"/>
                <w:szCs w:val="24"/>
                <w:rtl/>
              </w:rPr>
              <w:t xml:space="preserve"> شرکت در این پژوهش انصراف دهید.</w:t>
            </w:r>
          </w:p>
        </w:tc>
      </w:tr>
      <w:tr w:rsidR="00B906DD" w:rsidRPr="00B906DD" w14:paraId="12CA9014" w14:textId="77777777" w:rsidTr="00994CD4">
        <w:trPr>
          <w:trHeight w:val="20"/>
        </w:trPr>
        <w:tc>
          <w:tcPr>
            <w:tcW w:w="10180" w:type="dxa"/>
            <w:shd w:val="clear" w:color="auto" w:fill="auto"/>
          </w:tcPr>
          <w:p w14:paraId="77BC6DBB" w14:textId="77777777" w:rsidR="00B906DD" w:rsidRPr="00B906DD" w:rsidRDefault="00014C84" w:rsidP="00B906DD">
            <w:pPr>
              <w:widowControl w:val="0"/>
              <w:autoSpaceDE w:val="0"/>
              <w:autoSpaceDN w:val="0"/>
              <w:adjustRightInd w:val="0"/>
              <w:spacing w:after="0" w:line="240" w:lineRule="auto"/>
              <w:jc w:val="both"/>
              <w:rPr>
                <w:rFonts w:cs="B Nazanin"/>
                <w:b/>
                <w:bCs/>
                <w:color w:val="0070C0"/>
                <w:sz w:val="16"/>
                <w:szCs w:val="16"/>
                <w:rtl/>
              </w:rPr>
            </w:pPr>
            <w:r>
              <w:rPr>
                <w:rFonts w:ascii="Tahoma" w:hAnsi="Tahoma" w:cs="B Nazanin" w:hint="cs"/>
                <w:i/>
                <w:iCs/>
                <w:color w:val="000000"/>
                <w:sz w:val="24"/>
                <w:szCs w:val="24"/>
                <w:rtl/>
                <w:lang w:bidi="fa-IR"/>
              </w:rPr>
              <w:t>2</w:t>
            </w:r>
            <w:r w:rsidR="00B906DD" w:rsidRPr="00B906DD">
              <w:rPr>
                <w:rFonts w:cs="B Nazanin" w:hint="cs"/>
                <w:b/>
                <w:bCs/>
                <w:color w:val="000000"/>
                <w:sz w:val="24"/>
                <w:szCs w:val="24"/>
                <w:rtl/>
              </w:rPr>
              <w:t>-</w:t>
            </w:r>
            <w:r w:rsidR="00B906DD" w:rsidRPr="00B906DD">
              <w:rPr>
                <w:rFonts w:cs="B Nazanin" w:hint="cs"/>
                <w:color w:val="000000"/>
                <w:sz w:val="24"/>
                <w:szCs w:val="24"/>
                <w:rtl/>
              </w:rPr>
              <w:t xml:space="preserve"> مشخصات شخصی </w:t>
            </w:r>
            <w:r w:rsidR="00B906DD" w:rsidRPr="00B906DD">
              <w:rPr>
                <w:rFonts w:cs="B Nazanin" w:hint="cs"/>
                <w:sz w:val="24"/>
                <w:szCs w:val="24"/>
                <w:rtl/>
              </w:rPr>
              <w:t xml:space="preserve">و هویتی شما به صورت محرمانه نگهداری خواهد شد. پژوهشگر اصلی و </w:t>
            </w:r>
            <w:r w:rsidR="00B906DD" w:rsidRPr="00B906DD">
              <w:rPr>
                <w:rFonts w:cs="B Nazanin" w:hint="cs"/>
                <w:i/>
                <w:color w:val="000000"/>
                <w:sz w:val="24"/>
                <w:szCs w:val="24"/>
                <w:rtl/>
              </w:rPr>
              <w:t xml:space="preserve">تمامی افراد همکار در پژوهش، </w:t>
            </w:r>
            <w:r w:rsidR="00B906DD" w:rsidRPr="00B906DD">
              <w:rPr>
                <w:rFonts w:cs="B Nazanin" w:hint="cs"/>
                <w:i/>
                <w:sz w:val="24"/>
                <w:szCs w:val="24"/>
                <w:rtl/>
              </w:rPr>
              <w:t xml:space="preserve">مسئول حفظ محرمانه تمامی مشخصات شما هستند. نتایج پژوهش به صورت کلی و بدون نام </w:t>
            </w:r>
            <w:r w:rsidR="00B906DD" w:rsidRPr="00B906DD">
              <w:rPr>
                <w:rFonts w:cs="B Nazanin" w:hint="cs"/>
                <w:i/>
                <w:color w:val="000000"/>
                <w:sz w:val="24"/>
                <w:szCs w:val="24"/>
                <w:rtl/>
              </w:rPr>
              <w:t>و نام</w:t>
            </w:r>
            <w:r w:rsidR="00B906DD" w:rsidRPr="00B906DD">
              <w:rPr>
                <w:rFonts w:cs="B Nazanin" w:hint="eastAsia"/>
                <w:i/>
                <w:color w:val="000000"/>
                <w:sz w:val="24"/>
                <w:szCs w:val="24"/>
                <w:rtl/>
              </w:rPr>
              <w:t>‌</w:t>
            </w:r>
            <w:r w:rsidR="00B906DD" w:rsidRPr="00B906DD">
              <w:rPr>
                <w:rFonts w:cs="B Nazanin" w:hint="cs"/>
                <w:i/>
                <w:color w:val="000000"/>
                <w:sz w:val="24"/>
                <w:szCs w:val="24"/>
                <w:rtl/>
              </w:rPr>
              <w:t xml:space="preserve">خانوادگی یا مشخصات قابل شناسایی </w:t>
            </w:r>
            <w:r w:rsidR="00B906DD" w:rsidRPr="00B906DD">
              <w:rPr>
                <w:rFonts w:cs="B Nazanin" w:hint="cs"/>
                <w:i/>
                <w:sz w:val="24"/>
                <w:szCs w:val="24"/>
                <w:rtl/>
              </w:rPr>
              <w:t xml:space="preserve">شما، منتشر خواهد شد و </w:t>
            </w:r>
            <w:r w:rsidR="00B906DD" w:rsidRPr="00B906DD">
              <w:rPr>
                <w:rFonts w:cs="B Nazanin" w:hint="cs"/>
                <w:sz w:val="24"/>
                <w:szCs w:val="24"/>
                <w:rtl/>
                <w:lang w:eastAsia="zh-CN" w:bidi="fa-IR"/>
              </w:rPr>
              <w:t xml:space="preserve">منجر به شناخته شدن شما </w:t>
            </w:r>
            <w:r w:rsidR="00B906DD" w:rsidRPr="00B906DD">
              <w:rPr>
                <w:rFonts w:cs="B Nazanin" w:hint="cs"/>
                <w:sz w:val="24"/>
                <w:szCs w:val="24"/>
                <w:rtl/>
                <w:lang w:eastAsia="zh-CN"/>
              </w:rPr>
              <w:t>نمی شود</w:t>
            </w:r>
            <w:r w:rsidR="00B906DD" w:rsidRPr="00B906DD">
              <w:rPr>
                <w:rFonts w:cs="B Nazanin" w:hint="cs"/>
                <w:sz w:val="24"/>
                <w:szCs w:val="24"/>
                <w:rtl/>
                <w:lang w:eastAsia="zh-CN" w:bidi="fa-IR"/>
              </w:rPr>
              <w:t xml:space="preserve">. </w:t>
            </w:r>
          </w:p>
        </w:tc>
      </w:tr>
      <w:tr w:rsidR="00B906DD" w:rsidRPr="00B906DD" w14:paraId="0341F214" w14:textId="77777777" w:rsidTr="00994CD4">
        <w:trPr>
          <w:trHeight w:val="20"/>
        </w:trPr>
        <w:tc>
          <w:tcPr>
            <w:tcW w:w="10180" w:type="dxa"/>
            <w:shd w:val="clear" w:color="auto" w:fill="auto"/>
          </w:tcPr>
          <w:p w14:paraId="00060D89" w14:textId="519363DE" w:rsidR="00B906DD" w:rsidRPr="00B906DD" w:rsidRDefault="00014C84" w:rsidP="00B234CC">
            <w:pPr>
              <w:widowControl w:val="0"/>
              <w:autoSpaceDE w:val="0"/>
              <w:autoSpaceDN w:val="0"/>
              <w:adjustRightInd w:val="0"/>
              <w:spacing w:after="0" w:line="240" w:lineRule="auto"/>
              <w:rPr>
                <w:rFonts w:cs="B Nazanin"/>
                <w:b/>
                <w:bCs/>
                <w:color w:val="000000"/>
                <w:sz w:val="24"/>
                <w:szCs w:val="24"/>
                <w:rtl/>
              </w:rPr>
            </w:pPr>
            <w:r w:rsidRPr="00014C84">
              <w:rPr>
                <w:rFonts w:cs="B Nazanin" w:hint="cs"/>
                <w:b/>
                <w:bCs/>
                <w:iCs/>
                <w:sz w:val="24"/>
                <w:szCs w:val="24"/>
                <w:rtl/>
              </w:rPr>
              <w:t>3</w:t>
            </w:r>
            <w:r w:rsidR="00B906DD" w:rsidRPr="00B906DD">
              <w:rPr>
                <w:rFonts w:cs="B Nazanin" w:hint="cs"/>
                <w:b/>
                <w:bCs/>
                <w:color w:val="000000"/>
                <w:sz w:val="24"/>
                <w:szCs w:val="24"/>
                <w:rtl/>
              </w:rPr>
              <w:t>-</w:t>
            </w:r>
            <w:r w:rsidR="00B906DD" w:rsidRPr="00B906DD">
              <w:rPr>
                <w:rFonts w:cs="B Nazanin" w:hint="cs"/>
                <w:color w:val="000000"/>
                <w:sz w:val="24"/>
                <w:szCs w:val="24"/>
                <w:rtl/>
              </w:rPr>
              <w:t xml:space="preserve"> </w:t>
            </w:r>
            <w:r>
              <w:rPr>
                <w:rFonts w:cs="B Nazanin" w:hint="cs"/>
                <w:color w:val="000000"/>
                <w:sz w:val="24"/>
                <w:szCs w:val="24"/>
                <w:rtl/>
              </w:rPr>
              <w:t>هدف اصل</w:t>
            </w:r>
            <w:r w:rsidR="00C02BC9">
              <w:rPr>
                <w:rFonts w:cs="B Nazanin" w:hint="cs"/>
                <w:color w:val="000000"/>
                <w:sz w:val="24"/>
                <w:szCs w:val="24"/>
                <w:rtl/>
              </w:rPr>
              <w:t>ی</w:t>
            </w:r>
            <w:r>
              <w:rPr>
                <w:rFonts w:cs="B Nazanin" w:hint="cs"/>
                <w:color w:val="000000"/>
                <w:sz w:val="24"/>
                <w:szCs w:val="24"/>
                <w:rtl/>
              </w:rPr>
              <w:t xml:space="preserve"> </w:t>
            </w:r>
            <w:r w:rsidR="00B234CC" w:rsidRPr="00B234CC">
              <w:rPr>
                <w:rFonts w:cs="B Nazanin"/>
                <w:sz w:val="24"/>
                <w:szCs w:val="24"/>
                <w:rtl/>
              </w:rPr>
              <w:t>تعیین نقش میانجی‌گر طرحواره‌های ناسازگار اولیه در رابطه بین اضطراب صفتی و رفتارهای مالی پرخطر</w:t>
            </w:r>
            <w:r w:rsidR="00B234CC">
              <w:rPr>
                <w:rFonts w:cs="B Nazanin" w:hint="cs"/>
                <w:sz w:val="24"/>
                <w:szCs w:val="24"/>
                <w:rtl/>
              </w:rPr>
              <w:t xml:space="preserve"> </w:t>
            </w:r>
            <w:r w:rsidR="00C02BC9" w:rsidRPr="00C02BC9">
              <w:rPr>
                <w:rFonts w:cs="B Nazanin"/>
                <w:sz w:val="36"/>
                <w:szCs w:val="24"/>
                <w:rtl/>
                <w:lang w:bidi="fa-IR"/>
              </w:rPr>
              <w:t xml:space="preserve">در </w:t>
            </w:r>
            <w:r w:rsidR="00B234CC">
              <w:rPr>
                <w:rFonts w:cs="B Nazanin" w:hint="cs"/>
                <w:sz w:val="36"/>
                <w:szCs w:val="24"/>
                <w:rtl/>
                <w:lang w:bidi="fa-IR"/>
              </w:rPr>
              <w:t>معامله گران بازارهای مالی است</w:t>
            </w:r>
          </w:p>
        </w:tc>
      </w:tr>
      <w:tr w:rsidR="00B906DD" w:rsidRPr="00B906DD" w14:paraId="0DF6E42B" w14:textId="77777777" w:rsidTr="00994CD4">
        <w:trPr>
          <w:trHeight w:val="20"/>
        </w:trPr>
        <w:tc>
          <w:tcPr>
            <w:tcW w:w="10180" w:type="dxa"/>
            <w:shd w:val="clear" w:color="auto" w:fill="auto"/>
          </w:tcPr>
          <w:p w14:paraId="13F08A50" w14:textId="0546AEC6" w:rsidR="00B906DD" w:rsidRPr="00C02BC9" w:rsidRDefault="00B906DD" w:rsidP="00B234CC">
            <w:pPr>
              <w:widowControl w:val="0"/>
              <w:autoSpaceDE w:val="0"/>
              <w:autoSpaceDN w:val="0"/>
              <w:adjustRightInd w:val="0"/>
              <w:spacing w:after="0" w:line="240" w:lineRule="auto"/>
              <w:jc w:val="lowKashida"/>
              <w:rPr>
                <w:rFonts w:cs="B Nazanin"/>
                <w:i/>
                <w:color w:val="000000"/>
                <w:sz w:val="24"/>
                <w:szCs w:val="24"/>
                <w:rtl/>
              </w:rPr>
            </w:pPr>
            <w:r w:rsidRPr="00B906DD">
              <w:rPr>
                <w:rFonts w:cs="B Nazanin" w:hint="cs"/>
                <w:iCs/>
                <w:color w:val="000000"/>
                <w:sz w:val="24"/>
                <w:szCs w:val="24"/>
                <w:rtl/>
              </w:rPr>
              <w:t xml:space="preserve"> </w:t>
            </w:r>
            <w:r w:rsidR="00D1419B">
              <w:rPr>
                <w:rFonts w:cs="B Nazanin" w:hint="cs"/>
                <w:iCs/>
                <w:color w:val="000000"/>
                <w:sz w:val="24"/>
                <w:szCs w:val="24"/>
                <w:rtl/>
              </w:rPr>
              <w:t>4</w:t>
            </w:r>
            <w:r w:rsidRPr="00B906DD">
              <w:rPr>
                <w:rFonts w:cs="B Nazanin" w:hint="cs"/>
                <w:b/>
                <w:bCs/>
                <w:color w:val="000000"/>
                <w:sz w:val="24"/>
                <w:szCs w:val="24"/>
                <w:rtl/>
              </w:rPr>
              <w:t>-</w:t>
            </w:r>
            <w:r w:rsidR="00D1419B">
              <w:rPr>
                <w:rFonts w:cs="B Nazanin" w:hint="cs"/>
                <w:color w:val="000000"/>
                <w:sz w:val="24"/>
                <w:szCs w:val="24"/>
                <w:rtl/>
              </w:rPr>
              <w:t xml:space="preserve"> احتمال دارد که شما هیچ منفعتی</w:t>
            </w:r>
            <w:r w:rsidRPr="00B906DD">
              <w:rPr>
                <w:rFonts w:cs="B Nazanin"/>
                <w:color w:val="000000"/>
                <w:sz w:val="24"/>
                <w:szCs w:val="24"/>
                <w:rtl/>
              </w:rPr>
              <w:t xml:space="preserve"> </w:t>
            </w:r>
            <w:r w:rsidRPr="00B906DD">
              <w:rPr>
                <w:rFonts w:cs="B Nazanin" w:hint="cs"/>
                <w:color w:val="000000"/>
                <w:sz w:val="24"/>
                <w:szCs w:val="24"/>
                <w:rtl/>
              </w:rPr>
              <w:t xml:space="preserve">از شرکت در این پژوهش نداشته باشید </w:t>
            </w:r>
            <w:r w:rsidRPr="00B906DD">
              <w:rPr>
                <w:rFonts w:cs="B Nazanin" w:hint="cs"/>
                <w:i/>
                <w:color w:val="000000"/>
                <w:sz w:val="24"/>
                <w:szCs w:val="24"/>
                <w:rtl/>
              </w:rPr>
              <w:t>اما  نتایج این پژوهش می ت</w:t>
            </w:r>
            <w:r w:rsidR="00D1419B">
              <w:rPr>
                <w:rFonts w:cs="B Nazanin" w:hint="cs"/>
                <w:i/>
                <w:color w:val="000000"/>
                <w:sz w:val="24"/>
                <w:szCs w:val="24"/>
                <w:rtl/>
              </w:rPr>
              <w:t xml:space="preserve">واند </w:t>
            </w:r>
            <w:r w:rsidR="000F15CA">
              <w:rPr>
                <w:rFonts w:cs="B Nazanin" w:hint="cs"/>
                <w:i/>
                <w:color w:val="000000"/>
                <w:sz w:val="24"/>
                <w:szCs w:val="24"/>
                <w:rtl/>
              </w:rPr>
              <w:t xml:space="preserve">به </w:t>
            </w:r>
            <w:r w:rsidR="00C02BC9">
              <w:rPr>
                <w:rFonts w:cs="B Nazanin" w:hint="cs"/>
                <w:i/>
                <w:color w:val="000000"/>
                <w:sz w:val="24"/>
                <w:szCs w:val="24"/>
                <w:rtl/>
              </w:rPr>
              <w:t xml:space="preserve">ارتقای بهزیستی روانی اجتماعی </w:t>
            </w:r>
            <w:r w:rsidR="00B234CC">
              <w:rPr>
                <w:rFonts w:cs="B Nazanin" w:hint="cs"/>
                <w:i/>
                <w:color w:val="000000"/>
                <w:sz w:val="24"/>
                <w:szCs w:val="24"/>
                <w:rtl/>
              </w:rPr>
              <w:t>معامله گران بازارهای مالی</w:t>
            </w:r>
            <w:r w:rsidR="00C02BC9">
              <w:rPr>
                <w:rFonts w:cs="B Nazanin" w:hint="cs"/>
                <w:i/>
                <w:color w:val="000000"/>
                <w:sz w:val="24"/>
                <w:szCs w:val="24"/>
                <w:rtl/>
              </w:rPr>
              <w:t xml:space="preserve"> </w:t>
            </w:r>
            <w:r w:rsidR="000F15CA">
              <w:rPr>
                <w:rFonts w:cs="B Nazanin" w:hint="cs"/>
                <w:i/>
                <w:color w:val="000000"/>
                <w:sz w:val="24"/>
                <w:szCs w:val="24"/>
                <w:rtl/>
              </w:rPr>
              <w:t>کمک کند.</w:t>
            </w:r>
            <w:r w:rsidRPr="00B906DD">
              <w:rPr>
                <w:rFonts w:cs="B Nazanin" w:hint="cs"/>
                <w:i/>
                <w:color w:val="000000"/>
                <w:sz w:val="24"/>
                <w:szCs w:val="24"/>
                <w:rtl/>
              </w:rPr>
              <w:t xml:space="preserve"> </w:t>
            </w:r>
            <w:r w:rsidRPr="00B906DD">
              <w:rPr>
                <w:rFonts w:ascii="Tahoma" w:hAnsi="Tahoma" w:cs="B Nazanin" w:hint="cs"/>
                <w:i/>
                <w:color w:val="000000"/>
                <w:sz w:val="24"/>
                <w:szCs w:val="24"/>
                <w:rtl/>
              </w:rPr>
              <w:t xml:space="preserve"> </w:t>
            </w:r>
            <w:r w:rsidRPr="00B906DD">
              <w:rPr>
                <w:rFonts w:cs="B Nazanin" w:hint="cs"/>
                <w:i/>
                <w:color w:val="000000"/>
                <w:sz w:val="24"/>
                <w:szCs w:val="24"/>
                <w:rtl/>
              </w:rPr>
              <w:t xml:space="preserve"> </w:t>
            </w:r>
            <w:r w:rsidRPr="00B906DD">
              <w:rPr>
                <w:rFonts w:cs="B Nazanin"/>
                <w:i/>
                <w:color w:val="000000"/>
                <w:sz w:val="24"/>
                <w:szCs w:val="24"/>
              </w:rPr>
              <w:t xml:space="preserve"> </w:t>
            </w:r>
          </w:p>
        </w:tc>
      </w:tr>
      <w:tr w:rsidR="00B906DD" w:rsidRPr="00B906DD" w14:paraId="233A8C02" w14:textId="77777777" w:rsidTr="00994CD4">
        <w:trPr>
          <w:trHeight w:val="20"/>
        </w:trPr>
        <w:tc>
          <w:tcPr>
            <w:tcW w:w="10180" w:type="dxa"/>
            <w:shd w:val="clear" w:color="auto" w:fill="auto"/>
          </w:tcPr>
          <w:p w14:paraId="539C0361" w14:textId="03209B1D" w:rsidR="00B906DD" w:rsidRPr="000F15CA" w:rsidRDefault="00B906DD" w:rsidP="00B234CC">
            <w:pPr>
              <w:widowControl w:val="0"/>
              <w:spacing w:after="0" w:line="240" w:lineRule="auto"/>
              <w:jc w:val="both"/>
              <w:rPr>
                <w:rFonts w:cs="B Nazanin"/>
                <w:iCs/>
                <w:color w:val="000000"/>
                <w:sz w:val="24"/>
                <w:szCs w:val="24"/>
                <w:rtl/>
              </w:rPr>
            </w:pPr>
            <w:r w:rsidRPr="00B906DD">
              <w:rPr>
                <w:rFonts w:cs="B Nazanin" w:hint="cs"/>
                <w:iCs/>
                <w:color w:val="FF0000"/>
                <w:sz w:val="24"/>
                <w:szCs w:val="24"/>
                <w:rtl/>
              </w:rPr>
              <w:t xml:space="preserve"> </w:t>
            </w:r>
            <w:r w:rsidR="000F15CA">
              <w:rPr>
                <w:rFonts w:cs="B Nazanin" w:hint="cs"/>
                <w:iCs/>
                <w:color w:val="000000"/>
                <w:sz w:val="24"/>
                <w:szCs w:val="24"/>
                <w:rtl/>
              </w:rPr>
              <w:t>5</w:t>
            </w:r>
            <w:r w:rsidRPr="00B906DD">
              <w:rPr>
                <w:rFonts w:cs="B Nazanin" w:hint="cs"/>
                <w:b/>
                <w:bCs/>
                <w:sz w:val="24"/>
                <w:szCs w:val="24"/>
                <w:rtl/>
              </w:rPr>
              <w:t>-</w:t>
            </w:r>
            <w:r w:rsidRPr="00B906DD">
              <w:rPr>
                <w:rFonts w:cs="B Nazanin" w:hint="cs"/>
                <w:sz w:val="24"/>
                <w:szCs w:val="24"/>
                <w:rtl/>
              </w:rPr>
              <w:t xml:space="preserve"> </w:t>
            </w:r>
            <w:r w:rsidR="000F15CA" w:rsidRPr="000F15CA">
              <w:rPr>
                <w:rFonts w:cs="B Nazanin" w:hint="cs"/>
                <w:sz w:val="24"/>
                <w:szCs w:val="24"/>
                <w:rtl/>
              </w:rPr>
              <w:t xml:space="preserve">جامعه آماری این پژوهش متشکل خواهد بود از </w:t>
            </w:r>
            <w:r w:rsidR="00B234CC">
              <w:rPr>
                <w:rFonts w:cs="B Nazanin" w:hint="cs"/>
                <w:sz w:val="24"/>
                <w:szCs w:val="24"/>
                <w:rtl/>
              </w:rPr>
              <w:t xml:space="preserve">معامله گران بالای 18 سال در بازارهای مالی بورس اوراق بهادار تهران، فارکس و ارزهای دیجیتال </w:t>
            </w:r>
          </w:p>
        </w:tc>
      </w:tr>
      <w:tr w:rsidR="00B906DD" w:rsidRPr="00B906DD" w14:paraId="5DAD9807" w14:textId="77777777" w:rsidTr="00994CD4">
        <w:trPr>
          <w:trHeight w:val="20"/>
        </w:trPr>
        <w:tc>
          <w:tcPr>
            <w:tcW w:w="10180" w:type="dxa"/>
            <w:shd w:val="clear" w:color="auto" w:fill="auto"/>
          </w:tcPr>
          <w:p w14:paraId="27771542" w14:textId="16D40423" w:rsidR="00BF2F9B" w:rsidRPr="00BF2F9B" w:rsidRDefault="00181B95" w:rsidP="00BF2F9B">
            <w:pPr>
              <w:pStyle w:val="NormalWeb"/>
              <w:bidi/>
              <w:jc w:val="both"/>
              <w:rPr>
                <w:rFonts w:cs="B Nazanin"/>
              </w:rPr>
            </w:pPr>
            <w:r w:rsidRPr="00181B95">
              <w:rPr>
                <w:rFonts w:hint="cs"/>
                <w:i/>
                <w:iCs/>
                <w:rtl/>
              </w:rPr>
              <w:t>6</w:t>
            </w:r>
            <w:r w:rsidR="00B906DD" w:rsidRPr="00B906DD">
              <w:rPr>
                <w:rFonts w:hint="cs"/>
                <w:b/>
                <w:bCs/>
                <w:rtl/>
              </w:rPr>
              <w:t>-</w:t>
            </w:r>
            <w:r>
              <w:rPr>
                <w:rFonts w:hint="cs"/>
                <w:rtl/>
              </w:rPr>
              <w:t xml:space="preserve"> </w:t>
            </w:r>
            <w:r w:rsidR="00BF2F9B" w:rsidRPr="00BF2F9B">
              <w:rPr>
                <w:rFonts w:cs="B Nazanin"/>
                <w:rtl/>
              </w:rPr>
              <w:t xml:space="preserve">جامعه آماری این پژوهش متشکل خواهد بود از کلیه معامله‌گران فعال حقیقی (اعم از زن و مرد) در بازارهای مالی (بورس، فارکس و ارز دیجیتال) ساکن کشور ایران در </w:t>
            </w:r>
            <w:r w:rsidR="00BF2F9B">
              <w:rPr>
                <w:rFonts w:cs="B Nazanin" w:hint="cs"/>
                <w:rtl/>
              </w:rPr>
              <w:t>1404 تا تابستان 1405</w:t>
            </w:r>
            <w:r w:rsidR="00BF2F9B" w:rsidRPr="00BF2F9B">
              <w:rPr>
                <w:rFonts w:cs="B Nazanin"/>
                <w:rtl/>
                <w:lang w:bidi="fa-IR"/>
              </w:rPr>
              <w:t xml:space="preserve">. </w:t>
            </w:r>
            <w:r w:rsidR="00BF2F9B" w:rsidRPr="00BF2F9B">
              <w:rPr>
                <w:rFonts w:cs="B Nazanin"/>
                <w:rtl/>
              </w:rPr>
              <w:t xml:space="preserve">انتخاب این جامعه از آن جهت بود که پژوهش‌های اخیر نشان داده‌اند معامله‌گران خرد به دلیل نوسانات بالای بازار و فقدان آمادگی روانشناختی، بیش از سایر گروه‌ها در معرض فشارهای روانی و تصمیم‌گیری‌های هیجانی قرار دارند (سازمان همکاری و توسعه اقتصادی، </w:t>
            </w:r>
            <w:r w:rsidR="00BF2F9B" w:rsidRPr="00BF2F9B">
              <w:rPr>
                <w:rFonts w:cs="B Nazanin"/>
                <w:rtl/>
                <w:lang w:bidi="fa-IR"/>
              </w:rPr>
              <w:t>۲۰۲۱</w:t>
            </w:r>
            <w:r w:rsidR="00BF2F9B" w:rsidRPr="00BF2F9B">
              <w:rPr>
                <w:rFonts w:cs="B Nazanin"/>
                <w:rtl/>
              </w:rPr>
              <w:t xml:space="preserve">؛ ماهاتو و همکاران، </w:t>
            </w:r>
            <w:r w:rsidR="00BF2F9B" w:rsidRPr="00BF2F9B">
              <w:rPr>
                <w:rFonts w:cs="B Nazanin"/>
                <w:rtl/>
                <w:lang w:bidi="fa-IR"/>
              </w:rPr>
              <w:t xml:space="preserve">۲۰۲۵). </w:t>
            </w:r>
            <w:r w:rsidR="00BF2F9B" w:rsidRPr="00BF2F9B">
              <w:rPr>
                <w:rFonts w:cs="B Nazanin"/>
                <w:rtl/>
              </w:rPr>
              <w:t>نمونه‌گیری به روش در دسترس و گلوله‌برفی از میان معامله‌گران فعال در گروه‌ها و انجمن‌های تخصصی سراسر کشور انجام خواهد شد. به عقیده کلاین (</w:t>
            </w:r>
            <w:r w:rsidR="00BF2F9B" w:rsidRPr="00BF2F9B">
              <w:rPr>
                <w:rFonts w:cs="B Nazanin"/>
                <w:rtl/>
                <w:lang w:bidi="fa-IR"/>
              </w:rPr>
              <w:t xml:space="preserve">۲۰۱۵) </w:t>
            </w:r>
            <w:r w:rsidR="00BF2F9B" w:rsidRPr="00BF2F9B">
              <w:rPr>
                <w:rFonts w:cs="B Nazanin"/>
                <w:rtl/>
              </w:rPr>
              <w:t xml:space="preserve">در مدل‌یابی معادلات ساختاری حداقل حجم نمونه </w:t>
            </w:r>
            <w:r w:rsidR="00BF2F9B" w:rsidRPr="00BF2F9B">
              <w:rPr>
                <w:rFonts w:cs="B Nazanin"/>
                <w:rtl/>
                <w:lang w:bidi="fa-IR"/>
              </w:rPr>
              <w:t>۲۰۰</w:t>
            </w:r>
            <w:r w:rsidR="00BF2F9B" w:rsidRPr="00BF2F9B">
              <w:rPr>
                <w:rFonts w:cs="B Nazanin"/>
                <w:rtl/>
              </w:rPr>
              <w:t xml:space="preserve"> نفر برای دستیابی به توان آماری مناسب کفایت می‌کند؛ طبق این اصل و با در نظر گرفتن احتمال خطا و ریزش آزمودنی‌ها، حجم نمونه پژوهش حاضر </w:t>
            </w:r>
            <w:r w:rsidR="00BF2F9B" w:rsidRPr="00BF2F9B">
              <w:rPr>
                <w:rFonts w:cs="B Nazanin"/>
                <w:rtl/>
                <w:lang w:bidi="fa-IR"/>
              </w:rPr>
              <w:t>۲۵۰</w:t>
            </w:r>
            <w:r w:rsidR="00BF2F9B" w:rsidRPr="00BF2F9B">
              <w:rPr>
                <w:rFonts w:cs="B Nazanin"/>
                <w:rtl/>
              </w:rPr>
              <w:t xml:space="preserve"> نفر در نظر گرفته خواهد شد</w:t>
            </w:r>
            <w:r w:rsidR="00BF2F9B" w:rsidRPr="00BF2F9B">
              <w:rPr>
                <w:rFonts w:cs="B Nazanin"/>
              </w:rPr>
              <w:t>.</w:t>
            </w:r>
          </w:p>
          <w:p w14:paraId="1E774352" w14:textId="77777777" w:rsidR="00BF2F9B" w:rsidRPr="00BF2F9B" w:rsidRDefault="00BF2F9B" w:rsidP="00BF2F9B">
            <w:pPr>
              <w:spacing w:before="100" w:beforeAutospacing="1" w:after="100" w:afterAutospacing="1" w:line="240" w:lineRule="auto"/>
              <w:jc w:val="both"/>
              <w:rPr>
                <w:rFonts w:cs="B Nazanin"/>
                <w:sz w:val="24"/>
                <w:szCs w:val="24"/>
              </w:rPr>
            </w:pPr>
            <w:r w:rsidRPr="00BF2F9B">
              <w:rPr>
                <w:rFonts w:cs="B Nazanin"/>
                <w:sz w:val="24"/>
                <w:szCs w:val="24"/>
                <w:rtl/>
              </w:rPr>
              <w:t xml:space="preserve">ملاک‌های ورود به پژوهش شامل: حداقل سن </w:t>
            </w:r>
            <w:r w:rsidRPr="00BF2F9B">
              <w:rPr>
                <w:rFonts w:cs="B Nazanin"/>
                <w:sz w:val="24"/>
                <w:szCs w:val="24"/>
                <w:rtl/>
                <w:lang w:bidi="fa-IR"/>
              </w:rPr>
              <w:t>۱۸</w:t>
            </w:r>
            <w:r w:rsidRPr="00BF2F9B">
              <w:rPr>
                <w:rFonts w:cs="B Nazanin"/>
                <w:sz w:val="24"/>
                <w:szCs w:val="24"/>
                <w:rtl/>
              </w:rPr>
              <w:t xml:space="preserve"> سال، داشتن حداقل </w:t>
            </w:r>
            <w:r w:rsidRPr="00BF2F9B">
              <w:rPr>
                <w:rFonts w:cs="B Nazanin"/>
                <w:sz w:val="24"/>
                <w:szCs w:val="24"/>
                <w:rtl/>
                <w:lang w:bidi="fa-IR"/>
              </w:rPr>
              <w:t>۶</w:t>
            </w:r>
            <w:r w:rsidRPr="00BF2F9B">
              <w:rPr>
                <w:rFonts w:cs="B Nazanin"/>
                <w:sz w:val="24"/>
                <w:szCs w:val="24"/>
                <w:rtl/>
              </w:rPr>
              <w:t xml:space="preserve"> ماه سابقه فعالیت مستمر و انجام معامله واقعی در یکی از بازارهای مالی، سکونت در ایران، و اعلام رضایت آگاهانه جهت شرکت در پژوهش بود. و ملاک‌های خروج شامل: تکمیل ناقص پرسشنامه‌ها، ارائه پاسخ‌های الگودار یا تصادفی، و فعالیت صرفاً در حساب‌های آزمایشی</w:t>
            </w:r>
            <w:r w:rsidRPr="00BF2F9B">
              <w:rPr>
                <w:rFonts w:cs="B Nazanin"/>
                <w:sz w:val="24"/>
                <w:szCs w:val="24"/>
              </w:rPr>
              <w:t xml:space="preserve"> (Demo) </w:t>
            </w:r>
            <w:r w:rsidRPr="00BF2F9B">
              <w:rPr>
                <w:rFonts w:cs="B Nazanin"/>
                <w:sz w:val="24"/>
                <w:szCs w:val="24"/>
                <w:rtl/>
              </w:rPr>
              <w:t>بدون درگیری مالی واقعی در نظر گرفته شد</w:t>
            </w:r>
            <w:r w:rsidRPr="00BF2F9B">
              <w:rPr>
                <w:rFonts w:cs="B Nazanin"/>
                <w:sz w:val="24"/>
                <w:szCs w:val="24"/>
              </w:rPr>
              <w:t>.</w:t>
            </w:r>
          </w:p>
          <w:p w14:paraId="605E590F" w14:textId="77777777" w:rsidR="00BF2F9B" w:rsidRPr="00BF2F9B" w:rsidRDefault="00BF2F9B" w:rsidP="00BF2F9B">
            <w:pPr>
              <w:spacing w:before="100" w:beforeAutospacing="1" w:after="100" w:afterAutospacing="1" w:line="240" w:lineRule="auto"/>
              <w:rPr>
                <w:rFonts w:cs="B Nazanin"/>
                <w:sz w:val="24"/>
                <w:szCs w:val="24"/>
              </w:rPr>
            </w:pPr>
            <w:r w:rsidRPr="00BF2F9B">
              <w:rPr>
                <w:rFonts w:cs="B Nazanin"/>
                <w:sz w:val="24"/>
                <w:szCs w:val="24"/>
                <w:rtl/>
              </w:rPr>
              <w:t xml:space="preserve">در این پژوهش از: </w:t>
            </w:r>
            <w:r w:rsidRPr="00BF2F9B">
              <w:rPr>
                <w:rFonts w:cs="B Nazanin"/>
                <w:sz w:val="24"/>
                <w:szCs w:val="24"/>
                <w:rtl/>
                <w:lang w:bidi="fa-IR"/>
              </w:rPr>
              <w:t>۱</w:t>
            </w:r>
            <w:r w:rsidRPr="00BF2F9B">
              <w:rPr>
                <w:rFonts w:cs="B Nazanin"/>
                <w:sz w:val="24"/>
                <w:szCs w:val="24"/>
              </w:rPr>
              <w:t xml:space="preserve">. </w:t>
            </w:r>
            <w:r w:rsidRPr="00BF2F9B">
              <w:rPr>
                <w:rFonts w:cs="B Nazanin"/>
                <w:sz w:val="24"/>
                <w:szCs w:val="24"/>
                <w:rtl/>
              </w:rPr>
              <w:t>پرسشنامه اضطراب حالت-صفت</w:t>
            </w:r>
            <w:r w:rsidRPr="00BF2F9B">
              <w:rPr>
                <w:rFonts w:cs="B Nazanin"/>
                <w:sz w:val="24"/>
                <w:szCs w:val="24"/>
              </w:rPr>
              <w:t xml:space="preserve"> (STAI-Y2) </w:t>
            </w:r>
            <w:r w:rsidRPr="00BF2F9B">
              <w:rPr>
                <w:rFonts w:cs="B Nazanin"/>
                <w:sz w:val="24"/>
                <w:szCs w:val="24"/>
                <w:rtl/>
              </w:rPr>
              <w:t>ساخته اسپیلبرگر (</w:t>
            </w:r>
            <w:r w:rsidRPr="00BF2F9B">
              <w:rPr>
                <w:rFonts w:cs="B Nazanin"/>
                <w:sz w:val="24"/>
                <w:szCs w:val="24"/>
                <w:rtl/>
                <w:lang w:bidi="fa-IR"/>
              </w:rPr>
              <w:t>۱۹۸۳)</w:t>
            </w:r>
            <w:r w:rsidRPr="00BF2F9B">
              <w:rPr>
                <w:rFonts w:cs="B Nazanin"/>
                <w:sz w:val="24"/>
                <w:szCs w:val="24"/>
                <w:rtl/>
              </w:rPr>
              <w:t xml:space="preserve">، برای سنجش بعد پایدار اضطراب (صفت) که تفاوت‌های فردی در استعداد اضطرابی را نشان می‌دهد، </w:t>
            </w:r>
            <w:r w:rsidRPr="00BF2F9B">
              <w:rPr>
                <w:rFonts w:cs="B Nazanin"/>
                <w:sz w:val="24"/>
                <w:szCs w:val="24"/>
                <w:rtl/>
                <w:lang w:bidi="fa-IR"/>
              </w:rPr>
              <w:t>۲</w:t>
            </w:r>
            <w:r w:rsidRPr="00BF2F9B">
              <w:rPr>
                <w:rFonts w:cs="B Nazanin"/>
                <w:sz w:val="24"/>
                <w:szCs w:val="24"/>
              </w:rPr>
              <w:t xml:space="preserve">. </w:t>
            </w:r>
            <w:r w:rsidRPr="00BF2F9B">
              <w:rPr>
                <w:rFonts w:cs="B Nazanin"/>
                <w:sz w:val="24"/>
                <w:szCs w:val="24"/>
                <w:rtl/>
              </w:rPr>
              <w:t>پرسشنامه طرحواره یانگ-فرم کوتاه</w:t>
            </w:r>
            <w:r w:rsidRPr="00BF2F9B">
              <w:rPr>
                <w:rFonts w:cs="B Nazanin"/>
                <w:sz w:val="24"/>
                <w:szCs w:val="24"/>
              </w:rPr>
              <w:t xml:space="preserve"> (YSQ-SF) </w:t>
            </w:r>
            <w:r w:rsidRPr="00BF2F9B">
              <w:rPr>
                <w:rFonts w:cs="B Nazanin"/>
                <w:sz w:val="24"/>
                <w:szCs w:val="24"/>
                <w:rtl/>
              </w:rPr>
              <w:t>ساخته یانگ (</w:t>
            </w:r>
            <w:r w:rsidRPr="00BF2F9B">
              <w:rPr>
                <w:rFonts w:cs="B Nazanin"/>
                <w:sz w:val="24"/>
                <w:szCs w:val="24"/>
                <w:rtl/>
                <w:lang w:bidi="fa-IR"/>
              </w:rPr>
              <w:t>۱۹۹۸)</w:t>
            </w:r>
            <w:r w:rsidRPr="00BF2F9B">
              <w:rPr>
                <w:rFonts w:cs="B Nazanin"/>
                <w:sz w:val="24"/>
                <w:szCs w:val="24"/>
                <w:rtl/>
              </w:rPr>
              <w:t xml:space="preserve">، که برای سنجش شدت طرحواره‌های ناسازگار اولیه در حوزه‌های مختلف (نظیر بریدگی/طرد و محدودیت‌های مختل) به کار می‌رود، و </w:t>
            </w:r>
            <w:r w:rsidRPr="00BF2F9B">
              <w:rPr>
                <w:rFonts w:cs="B Nazanin"/>
                <w:sz w:val="24"/>
                <w:szCs w:val="24"/>
                <w:rtl/>
                <w:lang w:bidi="fa-IR"/>
              </w:rPr>
              <w:t>۳</w:t>
            </w:r>
            <w:r w:rsidRPr="00BF2F9B">
              <w:rPr>
                <w:rFonts w:cs="B Nazanin"/>
                <w:sz w:val="24"/>
                <w:szCs w:val="24"/>
              </w:rPr>
              <w:t xml:space="preserve">. </w:t>
            </w:r>
            <w:r w:rsidRPr="00BF2F9B">
              <w:rPr>
                <w:rFonts w:cs="B Nazanin"/>
                <w:sz w:val="24"/>
                <w:szCs w:val="24"/>
                <w:rtl/>
              </w:rPr>
              <w:t>مقیاس تحمل ریسک مالی</w:t>
            </w:r>
            <w:r w:rsidRPr="00BF2F9B">
              <w:rPr>
                <w:rFonts w:cs="B Nazanin"/>
                <w:sz w:val="24"/>
                <w:szCs w:val="24"/>
              </w:rPr>
              <w:t xml:space="preserve"> (FRTS) </w:t>
            </w:r>
            <w:r w:rsidRPr="00BF2F9B">
              <w:rPr>
                <w:rFonts w:cs="B Nazanin"/>
                <w:sz w:val="24"/>
                <w:szCs w:val="24"/>
                <w:rtl/>
              </w:rPr>
              <w:t>گرابل و لایتون (</w:t>
            </w:r>
            <w:r w:rsidRPr="00BF2F9B">
              <w:rPr>
                <w:rFonts w:cs="B Nazanin"/>
                <w:sz w:val="24"/>
                <w:szCs w:val="24"/>
                <w:rtl/>
                <w:lang w:bidi="fa-IR"/>
              </w:rPr>
              <w:t>۱۹۹۹)</w:t>
            </w:r>
            <w:r w:rsidRPr="00BF2F9B">
              <w:rPr>
                <w:rFonts w:cs="B Nazanin"/>
                <w:sz w:val="24"/>
                <w:szCs w:val="24"/>
                <w:rtl/>
              </w:rPr>
              <w:t>، که به عنوان شاخص معتبر برای سنجش تمایل به رفتارهای مالی پرخطر و نگرش نسبت به ریسک استفاده خواهد شد</w:t>
            </w:r>
            <w:r w:rsidRPr="00BF2F9B">
              <w:rPr>
                <w:rFonts w:cs="B Nazanin"/>
                <w:sz w:val="24"/>
                <w:szCs w:val="24"/>
              </w:rPr>
              <w:t>.</w:t>
            </w:r>
          </w:p>
          <w:p w14:paraId="3318E8F4" w14:textId="380654F0" w:rsidR="00B906DD" w:rsidRPr="00BF2F9B" w:rsidRDefault="00BF2F9B" w:rsidP="00BF2F9B">
            <w:pPr>
              <w:spacing w:before="100" w:beforeAutospacing="1" w:after="100" w:afterAutospacing="1" w:line="240" w:lineRule="auto"/>
              <w:rPr>
                <w:rFonts w:cs="B Nazanin"/>
                <w:sz w:val="24"/>
                <w:szCs w:val="24"/>
                <w:rtl/>
              </w:rPr>
            </w:pPr>
            <w:r w:rsidRPr="00BF2F9B">
              <w:rPr>
                <w:rFonts w:cs="B Nazanin"/>
                <w:sz w:val="24"/>
                <w:szCs w:val="24"/>
                <w:rtl/>
              </w:rPr>
              <w:t>داده‌های به‌دست‌آمده پس از گردآوری، با استفاده از نرم‌افزارهای</w:t>
            </w:r>
            <w:r w:rsidRPr="00BF2F9B">
              <w:rPr>
                <w:rFonts w:cs="B Nazanin"/>
                <w:sz w:val="24"/>
                <w:szCs w:val="24"/>
              </w:rPr>
              <w:t xml:space="preserve"> SPSS </w:t>
            </w:r>
            <w:r w:rsidRPr="00BF2F9B">
              <w:rPr>
                <w:rFonts w:cs="B Nazanin"/>
                <w:sz w:val="24"/>
                <w:szCs w:val="24"/>
                <w:rtl/>
              </w:rPr>
              <w:t xml:space="preserve">نسخه </w:t>
            </w:r>
            <w:r w:rsidRPr="00BF2F9B">
              <w:rPr>
                <w:rFonts w:cs="B Nazanin"/>
                <w:sz w:val="24"/>
                <w:szCs w:val="24"/>
                <w:rtl/>
                <w:lang w:bidi="fa-IR"/>
              </w:rPr>
              <w:t>۲۶</w:t>
            </w:r>
            <w:r w:rsidRPr="00BF2F9B">
              <w:rPr>
                <w:rFonts w:cs="B Nazanin"/>
                <w:sz w:val="24"/>
                <w:szCs w:val="24"/>
                <w:rtl/>
              </w:rPr>
              <w:t xml:space="preserve"> و</w:t>
            </w:r>
            <w:r w:rsidRPr="00BF2F9B">
              <w:rPr>
                <w:rFonts w:cs="B Nazanin"/>
                <w:sz w:val="24"/>
                <w:szCs w:val="24"/>
              </w:rPr>
              <w:t xml:space="preserve"> AMOS </w:t>
            </w:r>
            <w:r w:rsidRPr="00BF2F9B">
              <w:rPr>
                <w:rFonts w:cs="B Nazanin"/>
                <w:sz w:val="24"/>
                <w:szCs w:val="24"/>
                <w:rtl/>
              </w:rPr>
              <w:t xml:space="preserve">نسخه </w:t>
            </w:r>
            <w:r w:rsidRPr="00BF2F9B">
              <w:rPr>
                <w:rFonts w:cs="B Nazanin"/>
                <w:sz w:val="24"/>
                <w:szCs w:val="24"/>
                <w:rtl/>
                <w:lang w:bidi="fa-IR"/>
              </w:rPr>
              <w:t>۲۴</w:t>
            </w:r>
            <w:r w:rsidRPr="00BF2F9B">
              <w:rPr>
                <w:rFonts w:cs="B Nazanin"/>
                <w:sz w:val="24"/>
                <w:szCs w:val="24"/>
                <w:rtl/>
              </w:rPr>
              <w:t xml:space="preserve"> مورد تحلیل قرار خواهند گرفت. تحلیل‌ها شامل آمار توصیفی (میانگین، انحراف معیار)، ماتریس همبستگی پیرسون و مدل‌سازی معادلات ساختاری</w:t>
            </w:r>
            <w:r w:rsidRPr="00BF2F9B">
              <w:rPr>
                <w:rFonts w:cs="B Nazanin"/>
                <w:sz w:val="24"/>
                <w:szCs w:val="24"/>
              </w:rPr>
              <w:t xml:space="preserve"> (SEM) </w:t>
            </w:r>
            <w:r w:rsidRPr="00BF2F9B">
              <w:rPr>
                <w:rFonts w:cs="B Nazanin"/>
                <w:sz w:val="24"/>
                <w:szCs w:val="24"/>
                <w:rtl/>
              </w:rPr>
              <w:t>برای آزمون اثرات مستقیم و غیرمستقیم متغیرها (به‌ویژه نقش میانجی‌گر طرحواره‌ها) است. از شاخص‌های نیکویی برازش مدل نظیر</w:t>
            </w:r>
            <w:r w:rsidRPr="00BF2F9B">
              <w:rPr>
                <w:rFonts w:cs="B Nazanin"/>
                <w:sz w:val="24"/>
                <w:szCs w:val="24"/>
              </w:rPr>
              <w:t xml:space="preserve"> CFI</w:t>
            </w:r>
            <w:r w:rsidRPr="00BF2F9B">
              <w:rPr>
                <w:rFonts w:cs="B Nazanin"/>
                <w:sz w:val="24"/>
                <w:szCs w:val="24"/>
                <w:rtl/>
              </w:rPr>
              <w:t xml:space="preserve">، </w:t>
            </w:r>
            <w:r w:rsidRPr="00BF2F9B">
              <w:rPr>
                <w:rFonts w:cs="B Nazanin"/>
                <w:sz w:val="24"/>
                <w:szCs w:val="24"/>
              </w:rPr>
              <w:t>GFI</w:t>
            </w:r>
            <w:r w:rsidRPr="00BF2F9B">
              <w:rPr>
                <w:rFonts w:cs="B Nazanin"/>
                <w:sz w:val="24"/>
                <w:szCs w:val="24"/>
                <w:rtl/>
              </w:rPr>
              <w:t xml:space="preserve">، </w:t>
            </w:r>
            <w:r w:rsidRPr="00BF2F9B">
              <w:rPr>
                <w:rFonts w:cs="B Nazanin"/>
                <w:sz w:val="24"/>
                <w:szCs w:val="24"/>
              </w:rPr>
              <w:t xml:space="preserve">RMSEA </w:t>
            </w:r>
            <w:r w:rsidRPr="00BF2F9B">
              <w:rPr>
                <w:rFonts w:cs="B Nazanin"/>
                <w:sz w:val="24"/>
                <w:szCs w:val="24"/>
                <w:rtl/>
              </w:rPr>
              <w:t>و</w:t>
            </w:r>
            <w:r w:rsidRPr="00BF2F9B">
              <w:rPr>
                <w:rFonts w:cs="B Nazanin"/>
                <w:sz w:val="24"/>
                <w:szCs w:val="24"/>
              </w:rPr>
              <w:t xml:space="preserve"> CMIN/DF </w:t>
            </w:r>
            <w:r w:rsidRPr="00BF2F9B">
              <w:rPr>
                <w:rFonts w:cs="B Nazanin"/>
                <w:sz w:val="24"/>
                <w:szCs w:val="24"/>
                <w:rtl/>
              </w:rPr>
              <w:t xml:space="preserve">برای ارزیابی مطابقت مدل مفهومی با داده‌های تجربی استفاده خواهد شد (هیز، </w:t>
            </w:r>
            <w:r w:rsidRPr="00BF2F9B">
              <w:rPr>
                <w:rFonts w:cs="B Nazanin"/>
                <w:sz w:val="24"/>
                <w:szCs w:val="24"/>
                <w:rtl/>
                <w:lang w:bidi="fa-IR"/>
              </w:rPr>
              <w:t xml:space="preserve">۲۰۱۷). </w:t>
            </w:r>
            <w:r w:rsidRPr="00BF2F9B">
              <w:rPr>
                <w:rFonts w:cs="B Nazanin"/>
                <w:sz w:val="24"/>
                <w:szCs w:val="24"/>
                <w:rtl/>
              </w:rPr>
              <w:t>از نظر اخلاقی نیز، پژوهش حاضر با رعایت کامل اصول محرمانگی، ناشناس ماندن اطلاعات مالی و شخصی افراد و اخذ رضایت آگاهانه الکترونیکی در ابتدای پرسشنامه اجرا خواهد شد</w:t>
            </w:r>
            <w:r w:rsidRPr="00BF2F9B">
              <w:rPr>
                <w:rFonts w:cs="B Nazanin"/>
                <w:sz w:val="24"/>
                <w:szCs w:val="24"/>
              </w:rPr>
              <w:t>.</w:t>
            </w:r>
          </w:p>
        </w:tc>
      </w:tr>
      <w:tr w:rsidR="00B906DD" w:rsidRPr="00B906DD" w14:paraId="6F0988DC" w14:textId="77777777" w:rsidTr="00994CD4">
        <w:trPr>
          <w:trHeight w:val="20"/>
        </w:trPr>
        <w:tc>
          <w:tcPr>
            <w:tcW w:w="10180" w:type="dxa"/>
            <w:shd w:val="clear" w:color="auto" w:fill="auto"/>
          </w:tcPr>
          <w:p w14:paraId="67AE3801" w14:textId="77777777" w:rsidR="00B906DD" w:rsidRPr="00B906DD" w:rsidRDefault="00B906DD" w:rsidP="00B906DD">
            <w:pPr>
              <w:widowControl w:val="0"/>
              <w:spacing w:after="0" w:line="240" w:lineRule="auto"/>
              <w:jc w:val="both"/>
              <w:rPr>
                <w:rFonts w:cs="B Nazanin"/>
                <w:i/>
                <w:iCs/>
                <w:color w:val="FF0000"/>
                <w:sz w:val="6"/>
                <w:szCs w:val="6"/>
                <w:rtl/>
              </w:rPr>
            </w:pPr>
          </w:p>
          <w:p w14:paraId="21A77B0C" w14:textId="77C26872" w:rsidR="00B906DD" w:rsidRPr="00B906DD" w:rsidRDefault="00B906DD" w:rsidP="00ED0B16">
            <w:pPr>
              <w:widowControl w:val="0"/>
              <w:spacing w:after="0" w:line="240" w:lineRule="auto"/>
              <w:jc w:val="both"/>
              <w:rPr>
                <w:rFonts w:cs="B Nazanin"/>
                <w:sz w:val="24"/>
                <w:szCs w:val="24"/>
                <w:rtl/>
                <w:lang w:eastAsia="zh-CN"/>
              </w:rPr>
            </w:pPr>
            <w:r w:rsidRPr="00B906DD">
              <w:rPr>
                <w:rFonts w:cs="B Nazanin" w:hint="cs"/>
                <w:b/>
                <w:bCs/>
                <w:sz w:val="24"/>
                <w:szCs w:val="24"/>
                <w:rtl/>
              </w:rPr>
              <w:t>7-</w:t>
            </w:r>
            <w:r w:rsidR="00181B95">
              <w:rPr>
                <w:rFonts w:cs="B Nazanin" w:hint="cs"/>
                <w:b/>
                <w:bCs/>
                <w:sz w:val="24"/>
                <w:szCs w:val="24"/>
                <w:rtl/>
              </w:rPr>
              <w:t xml:space="preserve"> </w:t>
            </w:r>
            <w:r w:rsidR="00ED0B16" w:rsidRPr="00DF4D86">
              <w:rPr>
                <w:rFonts w:cs="B Nazanin" w:hint="cs"/>
                <w:sz w:val="24"/>
                <w:szCs w:val="24"/>
                <w:rtl/>
              </w:rPr>
              <w:t xml:space="preserve">نحوه انتخاب افراد شرکت کننده در این پژوهش به صورت </w:t>
            </w:r>
            <w:r w:rsidR="0083595B">
              <w:rPr>
                <w:rFonts w:cs="B Nazanin" w:hint="cs"/>
                <w:sz w:val="24"/>
                <w:szCs w:val="24"/>
                <w:rtl/>
              </w:rPr>
              <w:t>در دسترس خواهدبود.</w:t>
            </w:r>
          </w:p>
          <w:p w14:paraId="3128386D" w14:textId="77777777" w:rsidR="00B906DD" w:rsidRPr="00B906DD" w:rsidRDefault="00B906DD" w:rsidP="00ED0B16">
            <w:pPr>
              <w:spacing w:after="0" w:line="240" w:lineRule="auto"/>
              <w:jc w:val="both"/>
              <w:rPr>
                <w:rFonts w:ascii="Calibri" w:eastAsia="Calibri" w:hAnsi="Calibri" w:cs="B Nazanin"/>
                <w:color w:val="0070C0"/>
                <w:sz w:val="6"/>
                <w:szCs w:val="6"/>
                <w:rtl/>
              </w:rPr>
            </w:pPr>
          </w:p>
        </w:tc>
      </w:tr>
      <w:tr w:rsidR="00B906DD" w:rsidRPr="00B906DD" w14:paraId="79176FCE" w14:textId="77777777" w:rsidTr="00994CD4">
        <w:trPr>
          <w:trHeight w:val="20"/>
        </w:trPr>
        <w:tc>
          <w:tcPr>
            <w:tcW w:w="10180" w:type="dxa"/>
            <w:shd w:val="clear" w:color="auto" w:fill="auto"/>
          </w:tcPr>
          <w:p w14:paraId="5BD442E7" w14:textId="4A2CD743" w:rsidR="00B906DD" w:rsidRPr="00B906DD" w:rsidRDefault="00ED0B16" w:rsidP="00B906DD">
            <w:pPr>
              <w:widowControl w:val="0"/>
              <w:spacing w:after="0" w:line="240" w:lineRule="auto"/>
              <w:jc w:val="both"/>
              <w:rPr>
                <w:rFonts w:cs="B Nazanin"/>
                <w:iCs/>
                <w:color w:val="FF0000"/>
                <w:sz w:val="24"/>
                <w:szCs w:val="24"/>
                <w:rtl/>
                <w:lang w:bidi="fa-IR"/>
              </w:rPr>
            </w:pPr>
            <w:r w:rsidRPr="00ED0B16">
              <w:rPr>
                <w:rFonts w:cs="B Nazanin" w:hint="cs"/>
                <w:b/>
                <w:bCs/>
                <w:iCs/>
                <w:sz w:val="24"/>
                <w:szCs w:val="24"/>
                <w:rtl/>
                <w:lang w:bidi="fa-IR"/>
              </w:rPr>
              <w:t>8</w:t>
            </w:r>
            <w:r w:rsidR="00B906DD" w:rsidRPr="00B906DD">
              <w:rPr>
                <w:rFonts w:cs="B Nazanin" w:hint="cs"/>
                <w:b/>
                <w:bCs/>
                <w:i/>
                <w:color w:val="000000"/>
                <w:sz w:val="24"/>
                <w:szCs w:val="24"/>
                <w:rtl/>
                <w:lang w:bidi="fa-IR"/>
              </w:rPr>
              <w:t>-</w:t>
            </w:r>
            <w:r w:rsidR="00B906DD" w:rsidRPr="00B906DD">
              <w:rPr>
                <w:rFonts w:cs="B Nazanin" w:hint="cs"/>
                <w:i/>
                <w:color w:val="000000"/>
                <w:sz w:val="24"/>
                <w:szCs w:val="24"/>
                <w:rtl/>
                <w:lang w:bidi="fa-IR"/>
              </w:rPr>
              <w:t xml:space="preserve"> </w:t>
            </w:r>
            <w:r>
              <w:rPr>
                <w:rFonts w:cs="B Nazanin" w:hint="cs"/>
                <w:sz w:val="24"/>
                <w:szCs w:val="24"/>
                <w:rtl/>
              </w:rPr>
              <w:t xml:space="preserve"> </w:t>
            </w:r>
            <w:r>
              <w:rPr>
                <w:rFonts w:cs="B Nazanin" w:hint="cs"/>
                <w:i/>
                <w:color w:val="000000"/>
                <w:sz w:val="24"/>
                <w:szCs w:val="24"/>
                <w:rtl/>
                <w:lang w:bidi="fa-IR"/>
              </w:rPr>
              <w:t>مدت زمان این تحقیق</w:t>
            </w:r>
            <w:r>
              <w:rPr>
                <w:rFonts w:cs="B Nazanin" w:hint="cs"/>
                <w:sz w:val="24"/>
                <w:szCs w:val="24"/>
                <w:rtl/>
              </w:rPr>
              <w:t xml:space="preserve"> از زمستان </w:t>
            </w:r>
            <w:r w:rsidR="00172557">
              <w:rPr>
                <w:rFonts w:cs="B Nazanin" w:hint="cs"/>
                <w:sz w:val="24"/>
                <w:szCs w:val="24"/>
                <w:rtl/>
              </w:rPr>
              <w:t xml:space="preserve">1404 </w:t>
            </w:r>
            <w:r>
              <w:rPr>
                <w:rFonts w:cs="B Nazanin" w:hint="cs"/>
                <w:sz w:val="24"/>
                <w:szCs w:val="24"/>
                <w:rtl/>
              </w:rPr>
              <w:t xml:space="preserve">تا تابستان </w:t>
            </w:r>
            <w:r w:rsidR="00172557">
              <w:rPr>
                <w:rFonts w:cs="B Nazanin" w:hint="cs"/>
                <w:sz w:val="24"/>
                <w:szCs w:val="24"/>
                <w:rtl/>
              </w:rPr>
              <w:t>1405 خواهدبود.</w:t>
            </w:r>
          </w:p>
        </w:tc>
      </w:tr>
      <w:tr w:rsidR="00B906DD" w:rsidRPr="00B906DD" w14:paraId="2ED0570A" w14:textId="77777777" w:rsidTr="00994CD4">
        <w:trPr>
          <w:trHeight w:val="20"/>
        </w:trPr>
        <w:tc>
          <w:tcPr>
            <w:tcW w:w="10180" w:type="dxa"/>
            <w:shd w:val="clear" w:color="auto" w:fill="auto"/>
          </w:tcPr>
          <w:p w14:paraId="13293484" w14:textId="77777777" w:rsidR="00B906DD" w:rsidRPr="00B906DD" w:rsidRDefault="00B906DD" w:rsidP="00B906DD">
            <w:pPr>
              <w:widowControl w:val="0"/>
              <w:spacing w:after="0" w:line="240" w:lineRule="auto"/>
              <w:rPr>
                <w:rFonts w:ascii="Tahoma" w:hAnsi="Tahoma" w:cs="B Nazanin"/>
                <w:iCs/>
                <w:color w:val="FF0000"/>
                <w:sz w:val="24"/>
                <w:szCs w:val="24"/>
                <w:rtl/>
              </w:rPr>
            </w:pPr>
            <w:r w:rsidRPr="00B906DD">
              <w:rPr>
                <w:rFonts w:cs="B Nazanin" w:hint="cs"/>
                <w:b/>
                <w:bCs/>
                <w:color w:val="000000"/>
                <w:sz w:val="24"/>
                <w:szCs w:val="24"/>
                <w:rtl/>
              </w:rPr>
              <w:t xml:space="preserve">9- </w:t>
            </w:r>
            <w:r w:rsidR="00994CD4">
              <w:rPr>
                <w:rFonts w:cs="B Nazanin" w:hint="cs"/>
                <w:sz w:val="24"/>
                <w:szCs w:val="24"/>
                <w:rtl/>
              </w:rPr>
              <w:t>شرکت در پژوهش هیچ گونه عوارضی ندارد. و مشکلی برای شما پیش نمی آید و جبران تمامی عوارض برعهده پژوهشگران خواهد بود.</w:t>
            </w:r>
          </w:p>
        </w:tc>
      </w:tr>
      <w:tr w:rsidR="00B906DD" w:rsidRPr="00B906DD" w14:paraId="08275C7E" w14:textId="77777777" w:rsidTr="00994CD4">
        <w:trPr>
          <w:trHeight w:val="20"/>
        </w:trPr>
        <w:tc>
          <w:tcPr>
            <w:tcW w:w="10180" w:type="dxa"/>
            <w:shd w:val="clear" w:color="auto" w:fill="auto"/>
          </w:tcPr>
          <w:p w14:paraId="09A7DF1F" w14:textId="77777777" w:rsidR="00B906DD" w:rsidRPr="00B906DD" w:rsidRDefault="00994CD4" w:rsidP="00850063">
            <w:pPr>
              <w:widowControl w:val="0"/>
              <w:spacing w:after="0" w:line="240" w:lineRule="auto"/>
              <w:jc w:val="both"/>
              <w:rPr>
                <w:rFonts w:ascii="Tahoma" w:hAnsi="Tahoma" w:cs="B Nazanin"/>
                <w:iCs/>
                <w:color w:val="FF0000"/>
                <w:sz w:val="24"/>
                <w:szCs w:val="24"/>
                <w:rtl/>
              </w:rPr>
            </w:pPr>
            <w:r w:rsidRPr="00994CD4">
              <w:rPr>
                <w:rFonts w:cs="B Nazanin" w:hint="cs"/>
                <w:iCs/>
                <w:sz w:val="24"/>
                <w:szCs w:val="24"/>
                <w:rtl/>
              </w:rPr>
              <w:t>10</w:t>
            </w:r>
            <w:r w:rsidR="00B906DD" w:rsidRPr="00B906DD">
              <w:rPr>
                <w:rFonts w:cs="B Nazanin" w:hint="cs"/>
                <w:b/>
                <w:bCs/>
                <w:color w:val="000000"/>
                <w:sz w:val="24"/>
                <w:szCs w:val="24"/>
                <w:rtl/>
              </w:rPr>
              <w:t xml:space="preserve">- </w:t>
            </w:r>
            <w:r>
              <w:rPr>
                <w:rFonts w:cs="B Nazanin" w:hint="cs"/>
                <w:sz w:val="24"/>
                <w:szCs w:val="24"/>
                <w:rtl/>
              </w:rPr>
              <w:t>این پژوهش توصیفی است و هیچ گونه عوارضی برای شرکت کننده به وجود نمی اید . و تمام پرسش نامه ها با رضایت نامه کتبی افراد انجام می شود</w:t>
            </w:r>
          </w:p>
        </w:tc>
      </w:tr>
      <w:tr w:rsidR="00B906DD" w:rsidRPr="00B906DD" w14:paraId="3D39402D" w14:textId="77777777" w:rsidTr="00994CD4">
        <w:trPr>
          <w:trHeight w:val="20"/>
        </w:trPr>
        <w:tc>
          <w:tcPr>
            <w:tcW w:w="10180" w:type="dxa"/>
            <w:shd w:val="clear" w:color="auto" w:fill="auto"/>
          </w:tcPr>
          <w:p w14:paraId="6913F209" w14:textId="08789F2C" w:rsidR="00B906DD" w:rsidRPr="00B906DD" w:rsidRDefault="00B906DD" w:rsidP="00FF06A4">
            <w:pPr>
              <w:widowControl w:val="0"/>
              <w:spacing w:after="0" w:line="240" w:lineRule="auto"/>
              <w:jc w:val="both"/>
              <w:rPr>
                <w:rFonts w:cs="B Nazanin"/>
                <w:i/>
                <w:iCs/>
                <w:color w:val="FF0000"/>
                <w:sz w:val="24"/>
                <w:szCs w:val="24"/>
                <w:rtl/>
              </w:rPr>
            </w:pPr>
            <w:r w:rsidRPr="00B906DD">
              <w:rPr>
                <w:rFonts w:ascii="Tahoma" w:hAnsi="Tahoma" w:cs="B Nazanin" w:hint="cs"/>
                <w:b/>
                <w:bCs/>
                <w:i/>
                <w:color w:val="000000"/>
                <w:sz w:val="24"/>
                <w:szCs w:val="24"/>
                <w:rtl/>
              </w:rPr>
              <w:t>11-</w:t>
            </w:r>
            <w:r w:rsidRPr="00B906DD">
              <w:rPr>
                <w:rFonts w:ascii="Tahoma" w:hAnsi="Tahoma" w:cs="B Nazanin" w:hint="cs"/>
                <w:i/>
                <w:color w:val="000000"/>
                <w:sz w:val="24"/>
                <w:szCs w:val="24"/>
                <w:rtl/>
              </w:rPr>
              <w:t xml:space="preserve"> </w:t>
            </w:r>
            <w:r w:rsidR="00994CD4" w:rsidRPr="00B906DD">
              <w:rPr>
                <w:rFonts w:cs="B Nazanin" w:hint="cs"/>
                <w:b/>
                <w:color w:val="000000"/>
                <w:sz w:val="24"/>
                <w:szCs w:val="24"/>
                <w:rtl/>
                <w:lang w:bidi="fa-IR"/>
              </w:rPr>
              <w:t xml:space="preserve">در صورت </w:t>
            </w:r>
            <w:r w:rsidR="00994CD4" w:rsidRPr="00B906DD">
              <w:rPr>
                <w:rFonts w:ascii="Tahoma" w:hAnsi="Tahoma" w:cs="B Nazanin" w:hint="cs"/>
                <w:b/>
                <w:color w:val="000000"/>
                <w:sz w:val="24"/>
                <w:szCs w:val="24"/>
                <w:rtl/>
                <w:lang w:bidi="fa-IR"/>
              </w:rPr>
              <w:t>وقوع عوارض ناشی از شرکت در پژوهش،</w:t>
            </w:r>
            <w:r w:rsidR="00994CD4" w:rsidRPr="00B906DD">
              <w:rPr>
                <w:rFonts w:cs="B Nazanin" w:hint="cs"/>
                <w:b/>
                <w:color w:val="000000"/>
                <w:sz w:val="24"/>
                <w:szCs w:val="24"/>
                <w:rtl/>
                <w:lang w:bidi="fa-IR"/>
              </w:rPr>
              <w:t xml:space="preserve"> پژوهشگران موظف به جبران </w:t>
            </w:r>
            <w:r w:rsidR="00994CD4" w:rsidRPr="00B906DD">
              <w:rPr>
                <w:rFonts w:ascii="Tahoma" w:hAnsi="Tahoma" w:cs="B Nazanin" w:hint="cs"/>
                <w:b/>
                <w:color w:val="000000"/>
                <w:sz w:val="24"/>
                <w:szCs w:val="24"/>
                <w:rtl/>
                <w:lang w:bidi="fa-IR"/>
              </w:rPr>
              <w:t>آن هستند. بنابراین</w:t>
            </w:r>
            <w:r w:rsidR="00994CD4" w:rsidRPr="00B906DD">
              <w:rPr>
                <w:rFonts w:ascii="Tahoma" w:hAnsi="Tahoma" w:cs="B Nazanin" w:hint="cs"/>
                <w:b/>
                <w:i/>
                <w:iCs/>
                <w:color w:val="000000"/>
                <w:sz w:val="24"/>
                <w:szCs w:val="24"/>
                <w:rtl/>
                <w:lang w:bidi="fa-IR"/>
              </w:rPr>
              <w:t xml:space="preserve"> </w:t>
            </w:r>
            <w:r w:rsidR="00994CD4" w:rsidRPr="00B906DD">
              <w:rPr>
                <w:rFonts w:cs="B Nazanin" w:hint="cs"/>
                <w:color w:val="000000"/>
                <w:sz w:val="24"/>
                <w:szCs w:val="24"/>
                <w:rtl/>
              </w:rPr>
              <w:t>در صورت به وجود آمدن هر گونه عوارض، می توانید</w:t>
            </w:r>
            <w:r w:rsidR="00994CD4">
              <w:rPr>
                <w:rFonts w:cs="B Nazanin" w:hint="cs"/>
                <w:color w:val="000000"/>
                <w:sz w:val="24"/>
                <w:szCs w:val="24"/>
                <w:rtl/>
              </w:rPr>
              <w:t xml:space="preserve"> با</w:t>
            </w:r>
            <w:r w:rsidR="00994CD4" w:rsidRPr="00AE2445">
              <w:rPr>
                <w:rFonts w:cs="B Nazanin" w:hint="cs"/>
                <w:color w:val="000000"/>
                <w:sz w:val="24"/>
                <w:szCs w:val="24"/>
                <w:rtl/>
              </w:rPr>
              <w:t xml:space="preserve"> دکتر </w:t>
            </w:r>
            <w:r w:rsidR="00FF06A4">
              <w:rPr>
                <w:rFonts w:cs="B Nazanin" w:hint="cs"/>
                <w:color w:val="000000"/>
                <w:sz w:val="24"/>
                <w:szCs w:val="24"/>
                <w:rtl/>
              </w:rPr>
              <w:t>سعید وزیری یزدی</w:t>
            </w:r>
            <w:r w:rsidR="00850063">
              <w:rPr>
                <w:rFonts w:cs="B Nazanin" w:hint="cs"/>
                <w:color w:val="000000"/>
                <w:sz w:val="24"/>
                <w:szCs w:val="24"/>
                <w:rtl/>
              </w:rPr>
              <w:t xml:space="preserve"> </w:t>
            </w:r>
            <w:r w:rsidR="00850063" w:rsidRPr="00850063">
              <w:rPr>
                <w:rFonts w:cs="B Nazanin"/>
                <w:noProof/>
                <w:sz w:val="24"/>
                <w:szCs w:val="24"/>
                <w:rtl/>
              </w:rPr>
              <w:t>0</w:t>
            </w:r>
            <w:r w:rsidR="00FF06A4">
              <w:rPr>
                <w:rFonts w:cs="B Nazanin" w:hint="cs"/>
                <w:noProof/>
                <w:sz w:val="24"/>
                <w:szCs w:val="24"/>
                <w:rtl/>
              </w:rPr>
              <w:t>9133513152</w:t>
            </w:r>
            <w:r w:rsidR="00850063">
              <w:rPr>
                <w:rFonts w:cs="B Nazanin" w:hint="cs"/>
                <w:noProof/>
                <w:sz w:val="24"/>
                <w:szCs w:val="24"/>
                <w:rtl/>
              </w:rPr>
              <w:t xml:space="preserve"> </w:t>
            </w:r>
            <w:r w:rsidR="00994CD4">
              <w:rPr>
                <w:rFonts w:cs="B Nazanin" w:hint="cs"/>
                <w:noProof/>
                <w:sz w:val="24"/>
                <w:szCs w:val="24"/>
                <w:rtl/>
              </w:rPr>
              <w:t xml:space="preserve">و </w:t>
            </w:r>
            <w:r w:rsidR="00FF06A4">
              <w:rPr>
                <w:rFonts w:cs="B Nazanin" w:hint="cs"/>
                <w:noProof/>
                <w:sz w:val="24"/>
                <w:szCs w:val="24"/>
                <w:rtl/>
              </w:rPr>
              <w:t>مریم قابل</w:t>
            </w:r>
            <w:r w:rsidR="00994CD4">
              <w:rPr>
                <w:rFonts w:cs="B Nazanin" w:hint="cs"/>
                <w:noProof/>
                <w:sz w:val="24"/>
                <w:szCs w:val="24"/>
                <w:rtl/>
              </w:rPr>
              <w:t xml:space="preserve"> </w:t>
            </w:r>
            <w:r w:rsidR="00850063" w:rsidRPr="00850063">
              <w:rPr>
                <w:rFonts w:cs="B Nazanin"/>
                <w:noProof/>
                <w:sz w:val="24"/>
                <w:szCs w:val="24"/>
                <w:rtl/>
              </w:rPr>
              <w:t>09</w:t>
            </w:r>
            <w:r w:rsidR="00FF06A4">
              <w:rPr>
                <w:rFonts w:cs="B Nazanin" w:hint="cs"/>
                <w:noProof/>
                <w:sz w:val="24"/>
                <w:szCs w:val="24"/>
                <w:rtl/>
              </w:rPr>
              <w:t>929156581</w:t>
            </w:r>
            <w:r w:rsidR="00850063">
              <w:rPr>
                <w:rFonts w:cs="B Nazanin" w:hint="cs"/>
                <w:noProof/>
                <w:sz w:val="24"/>
                <w:szCs w:val="24"/>
                <w:rtl/>
              </w:rPr>
              <w:t xml:space="preserve"> </w:t>
            </w:r>
            <w:r w:rsidR="00994CD4">
              <w:rPr>
                <w:rFonts w:cs="B Nazanin" w:hint="cs"/>
                <w:noProof/>
                <w:sz w:val="24"/>
                <w:szCs w:val="24"/>
                <w:rtl/>
              </w:rPr>
              <w:t>تماس بگیرید.</w:t>
            </w:r>
          </w:p>
        </w:tc>
      </w:tr>
      <w:tr w:rsidR="00B906DD" w:rsidRPr="00B906DD" w14:paraId="6EC7A8B0" w14:textId="77777777" w:rsidTr="00994CD4">
        <w:trPr>
          <w:trHeight w:val="20"/>
        </w:trPr>
        <w:tc>
          <w:tcPr>
            <w:tcW w:w="10180" w:type="dxa"/>
            <w:shd w:val="clear" w:color="auto" w:fill="auto"/>
          </w:tcPr>
          <w:p w14:paraId="585FD051" w14:textId="77777777" w:rsidR="00B906DD" w:rsidRPr="00994CD4" w:rsidRDefault="00B906DD" w:rsidP="00994CD4">
            <w:pPr>
              <w:widowControl w:val="0"/>
              <w:spacing w:after="0" w:line="240" w:lineRule="auto"/>
              <w:jc w:val="lowKashida"/>
              <w:rPr>
                <w:rFonts w:cs="B Nazanin"/>
                <w:iCs/>
                <w:color w:val="000000"/>
                <w:sz w:val="24"/>
                <w:szCs w:val="24"/>
                <w:rtl/>
              </w:rPr>
            </w:pPr>
            <w:r w:rsidRPr="00B906DD">
              <w:rPr>
                <w:rFonts w:cs="B Nazanin" w:hint="cs"/>
                <w:iCs/>
                <w:color w:val="000000"/>
                <w:sz w:val="24"/>
                <w:szCs w:val="24"/>
                <w:rtl/>
              </w:rPr>
              <w:t xml:space="preserve"> </w:t>
            </w:r>
            <w:r w:rsidR="00994CD4">
              <w:rPr>
                <w:rFonts w:cs="B Nazanin" w:hint="cs"/>
                <w:iCs/>
                <w:color w:val="000000"/>
                <w:sz w:val="24"/>
                <w:szCs w:val="24"/>
                <w:rtl/>
              </w:rPr>
              <w:t>12</w:t>
            </w:r>
            <w:r w:rsidRPr="00B906DD">
              <w:rPr>
                <w:rFonts w:cs="B Nazanin" w:hint="cs"/>
                <w:b/>
                <w:bCs/>
                <w:color w:val="000000"/>
                <w:sz w:val="24"/>
                <w:szCs w:val="24"/>
                <w:rtl/>
              </w:rPr>
              <w:t>-</w:t>
            </w:r>
            <w:r w:rsidRPr="00B906DD">
              <w:rPr>
                <w:rFonts w:cs="B Nazanin" w:hint="cs"/>
                <w:color w:val="000000"/>
                <w:sz w:val="24"/>
                <w:szCs w:val="24"/>
                <w:rtl/>
              </w:rPr>
              <w:t xml:space="preserve"> </w:t>
            </w:r>
            <w:r w:rsidRPr="00B906DD">
              <w:rPr>
                <w:rFonts w:cs="B Nazanin"/>
                <w:sz w:val="24"/>
                <w:szCs w:val="24"/>
                <w:rtl/>
              </w:rPr>
              <w:t>در صورت درخواست شما، نتا</w:t>
            </w:r>
            <w:r w:rsidRPr="00B906DD">
              <w:rPr>
                <w:rFonts w:cs="B Nazanin" w:hint="cs"/>
                <w:sz w:val="24"/>
                <w:szCs w:val="24"/>
                <w:rtl/>
              </w:rPr>
              <w:t>ی</w:t>
            </w:r>
            <w:r w:rsidRPr="00B906DD">
              <w:rPr>
                <w:rFonts w:cs="B Nazanin" w:hint="eastAsia"/>
                <w:sz w:val="24"/>
                <w:szCs w:val="24"/>
                <w:rtl/>
              </w:rPr>
              <w:t>ج</w:t>
            </w:r>
            <w:r w:rsidRPr="00B906DD">
              <w:rPr>
                <w:rFonts w:cs="B Nazanin"/>
                <w:sz w:val="24"/>
                <w:szCs w:val="24"/>
                <w:rtl/>
              </w:rPr>
              <w:t xml:space="preserve"> </w:t>
            </w:r>
            <w:r w:rsidRPr="00B906DD">
              <w:rPr>
                <w:rFonts w:cs="B Nazanin" w:hint="cs"/>
                <w:sz w:val="24"/>
                <w:szCs w:val="24"/>
                <w:rtl/>
              </w:rPr>
              <w:t xml:space="preserve">کلی </w:t>
            </w:r>
            <w:r w:rsidRPr="00B906DD">
              <w:rPr>
                <w:rFonts w:cs="B Nazanin"/>
                <w:sz w:val="24"/>
                <w:szCs w:val="24"/>
                <w:rtl/>
              </w:rPr>
              <w:t>پژوهش</w:t>
            </w:r>
            <w:r w:rsidRPr="00B906DD">
              <w:rPr>
                <w:rFonts w:cs="B Nazanin" w:hint="cs"/>
                <w:sz w:val="24"/>
                <w:szCs w:val="24"/>
                <w:rtl/>
              </w:rPr>
              <w:t xml:space="preserve"> پس از پایان پژوهش، </w:t>
            </w:r>
            <w:r w:rsidRPr="00B906DD">
              <w:rPr>
                <w:rFonts w:cs="B Nazanin"/>
                <w:sz w:val="24"/>
                <w:szCs w:val="24"/>
                <w:rtl/>
              </w:rPr>
              <w:t>به اطلاع شما خواهد رس</w:t>
            </w:r>
            <w:r w:rsidRPr="00B906DD">
              <w:rPr>
                <w:rFonts w:cs="B Nazanin" w:hint="cs"/>
                <w:sz w:val="24"/>
                <w:szCs w:val="24"/>
                <w:rtl/>
              </w:rPr>
              <w:t>ی</w:t>
            </w:r>
            <w:r w:rsidRPr="00B906DD">
              <w:rPr>
                <w:rFonts w:cs="B Nazanin" w:hint="eastAsia"/>
                <w:sz w:val="24"/>
                <w:szCs w:val="24"/>
                <w:rtl/>
              </w:rPr>
              <w:t>د</w:t>
            </w:r>
            <w:r w:rsidRPr="00B906DD">
              <w:rPr>
                <w:rFonts w:cs="B Nazanin"/>
                <w:sz w:val="24"/>
                <w:szCs w:val="24"/>
                <w:rtl/>
              </w:rPr>
              <w:t>.</w:t>
            </w:r>
          </w:p>
        </w:tc>
      </w:tr>
      <w:tr w:rsidR="00B906DD" w:rsidRPr="00B906DD" w14:paraId="06350F40" w14:textId="77777777" w:rsidTr="00994CD4">
        <w:trPr>
          <w:trHeight w:val="20"/>
        </w:trPr>
        <w:tc>
          <w:tcPr>
            <w:tcW w:w="10180" w:type="dxa"/>
            <w:shd w:val="clear" w:color="auto" w:fill="auto"/>
          </w:tcPr>
          <w:p w14:paraId="7C9F4C0A" w14:textId="77777777" w:rsidR="00B906DD" w:rsidRPr="00994CD4" w:rsidRDefault="00B906DD" w:rsidP="00994CD4">
            <w:pPr>
              <w:spacing w:after="0" w:line="240" w:lineRule="auto"/>
              <w:jc w:val="lowKashida"/>
              <w:rPr>
                <w:rFonts w:cs="B Nazanin"/>
                <w:i/>
                <w:iCs/>
                <w:color w:val="FF0000"/>
                <w:sz w:val="6"/>
                <w:szCs w:val="6"/>
                <w:rtl/>
              </w:rPr>
            </w:pPr>
            <w:r w:rsidRPr="00B906DD">
              <w:rPr>
                <w:rFonts w:cs="B Nazanin" w:hint="cs"/>
                <w:b/>
                <w:bCs/>
                <w:color w:val="000000"/>
                <w:sz w:val="24"/>
                <w:szCs w:val="24"/>
                <w:rtl/>
              </w:rPr>
              <w:t>13-</w:t>
            </w:r>
            <w:r w:rsidRPr="00B906DD">
              <w:rPr>
                <w:rFonts w:cs="B Nazanin" w:hint="cs"/>
                <w:color w:val="000000"/>
                <w:sz w:val="24"/>
                <w:szCs w:val="24"/>
                <w:rtl/>
              </w:rPr>
              <w:t xml:space="preserve"> </w:t>
            </w:r>
            <w:r w:rsidR="00994CD4" w:rsidRPr="00B906DD">
              <w:rPr>
                <w:rFonts w:cs="B Nazanin" w:hint="cs"/>
                <w:color w:val="000000"/>
                <w:sz w:val="24"/>
                <w:szCs w:val="24"/>
                <w:rtl/>
              </w:rPr>
              <w:t>تمامی اقدا</w:t>
            </w:r>
            <w:r w:rsidR="00994CD4">
              <w:rPr>
                <w:rFonts w:cs="B Nazanin" w:hint="cs"/>
                <w:color w:val="000000"/>
                <w:sz w:val="24"/>
                <w:szCs w:val="24"/>
                <w:rtl/>
              </w:rPr>
              <w:t>مات برای شرکت شما در پژوهش رایگان است.</w:t>
            </w:r>
            <w:r w:rsidR="00994CD4" w:rsidRPr="00B906DD">
              <w:rPr>
                <w:rFonts w:cs="B Nazanin" w:hint="cs"/>
                <w:color w:val="000000"/>
                <w:sz w:val="24"/>
                <w:szCs w:val="24"/>
                <w:rtl/>
              </w:rPr>
              <w:t xml:space="preserve"> </w:t>
            </w:r>
          </w:p>
        </w:tc>
      </w:tr>
      <w:tr w:rsidR="00B906DD" w:rsidRPr="00B906DD" w14:paraId="7F8BC822" w14:textId="77777777" w:rsidTr="00994CD4">
        <w:trPr>
          <w:trHeight w:val="20"/>
        </w:trPr>
        <w:tc>
          <w:tcPr>
            <w:tcW w:w="10180" w:type="dxa"/>
            <w:shd w:val="clear" w:color="auto" w:fill="auto"/>
          </w:tcPr>
          <w:p w14:paraId="3C96C837" w14:textId="77777777" w:rsidR="00B906DD" w:rsidRPr="00B906DD" w:rsidRDefault="00B906DD" w:rsidP="00B906DD">
            <w:pPr>
              <w:widowControl w:val="0"/>
              <w:spacing w:after="0" w:line="240" w:lineRule="auto"/>
              <w:jc w:val="both"/>
              <w:rPr>
                <w:rFonts w:cs="B Nazanin"/>
                <w:color w:val="000000"/>
                <w:sz w:val="24"/>
                <w:szCs w:val="24"/>
                <w:rtl/>
                <w:lang w:bidi="fa-IR"/>
              </w:rPr>
            </w:pPr>
            <w:r w:rsidRPr="00B906DD">
              <w:rPr>
                <w:rFonts w:cs="B Nazanin" w:hint="cs"/>
                <w:b/>
                <w:bCs/>
                <w:color w:val="000000"/>
                <w:sz w:val="24"/>
                <w:szCs w:val="24"/>
                <w:rtl/>
              </w:rPr>
              <w:t>14-</w:t>
            </w:r>
            <w:r w:rsidRPr="00B906DD">
              <w:rPr>
                <w:rFonts w:cs="B Nazanin" w:hint="cs"/>
                <w:color w:val="000000"/>
                <w:sz w:val="24"/>
                <w:szCs w:val="24"/>
                <w:rtl/>
              </w:rPr>
              <w:t xml:space="preserve"> </w:t>
            </w:r>
            <w:r w:rsidR="00994CD4" w:rsidRPr="00B906DD">
              <w:rPr>
                <w:rFonts w:cs="B Nazanin" w:hint="cs"/>
                <w:color w:val="000000"/>
                <w:sz w:val="24"/>
                <w:szCs w:val="24"/>
                <w:rtl/>
                <w:lang w:bidi="fa-IR"/>
              </w:rPr>
              <w:t xml:space="preserve">شما هر زمانی که </w:t>
            </w:r>
            <w:r w:rsidR="00994CD4" w:rsidRPr="00B906DD">
              <w:rPr>
                <w:rFonts w:cs="B Nazanin"/>
                <w:color w:val="000000"/>
                <w:sz w:val="24"/>
                <w:szCs w:val="24"/>
                <w:rtl/>
              </w:rPr>
              <w:t xml:space="preserve">از </w:t>
            </w:r>
            <w:r w:rsidR="00994CD4" w:rsidRPr="00B906DD">
              <w:rPr>
                <w:rFonts w:cs="B Nazanin" w:hint="cs"/>
                <w:color w:val="000000"/>
                <w:sz w:val="24"/>
                <w:szCs w:val="24"/>
                <w:rtl/>
              </w:rPr>
              <w:t xml:space="preserve">شرکت در پژوهش </w:t>
            </w:r>
            <w:r w:rsidR="00994CD4" w:rsidRPr="00B906DD">
              <w:rPr>
                <w:rFonts w:cs="B Nazanin"/>
                <w:color w:val="000000"/>
                <w:sz w:val="24"/>
                <w:szCs w:val="24"/>
                <w:rtl/>
              </w:rPr>
              <w:t>پش</w:t>
            </w:r>
            <w:r w:rsidR="00994CD4" w:rsidRPr="00B906DD">
              <w:rPr>
                <w:rFonts w:cs="B Nazanin" w:hint="cs"/>
                <w:color w:val="000000"/>
                <w:sz w:val="24"/>
                <w:szCs w:val="24"/>
                <w:rtl/>
              </w:rPr>
              <w:t>ی</w:t>
            </w:r>
            <w:r w:rsidR="00994CD4" w:rsidRPr="00B906DD">
              <w:rPr>
                <w:rFonts w:cs="B Nazanin" w:hint="eastAsia"/>
                <w:color w:val="000000"/>
                <w:sz w:val="24"/>
                <w:szCs w:val="24"/>
                <w:rtl/>
              </w:rPr>
              <w:t>مان</w:t>
            </w:r>
            <w:r w:rsidR="00994CD4" w:rsidRPr="00B906DD">
              <w:rPr>
                <w:rFonts w:cs="B Nazanin"/>
                <w:color w:val="000000"/>
                <w:sz w:val="24"/>
                <w:szCs w:val="24"/>
                <w:rtl/>
              </w:rPr>
              <w:t xml:space="preserve"> شو</w:t>
            </w:r>
            <w:r w:rsidR="00994CD4" w:rsidRPr="00B906DD">
              <w:rPr>
                <w:rFonts w:cs="B Nazanin" w:hint="cs"/>
                <w:color w:val="000000"/>
                <w:sz w:val="24"/>
                <w:szCs w:val="24"/>
                <w:rtl/>
              </w:rPr>
              <w:t>ی</w:t>
            </w:r>
            <w:r w:rsidR="00994CD4" w:rsidRPr="00B906DD">
              <w:rPr>
                <w:rFonts w:cs="B Nazanin" w:hint="eastAsia"/>
                <w:color w:val="000000"/>
                <w:sz w:val="24"/>
                <w:szCs w:val="24"/>
                <w:rtl/>
              </w:rPr>
              <w:t>د</w:t>
            </w:r>
            <w:r w:rsidR="00994CD4" w:rsidRPr="00B906DD">
              <w:rPr>
                <w:rFonts w:cs="B Nazanin" w:hint="cs"/>
                <w:color w:val="000000"/>
                <w:sz w:val="24"/>
                <w:szCs w:val="24"/>
                <w:rtl/>
              </w:rPr>
              <w:t>،</w:t>
            </w:r>
            <w:r w:rsidR="00994CD4" w:rsidRPr="00B906DD">
              <w:rPr>
                <w:rFonts w:cs="B Nazanin"/>
                <w:color w:val="000000"/>
                <w:sz w:val="24"/>
                <w:szCs w:val="24"/>
                <w:rtl/>
              </w:rPr>
              <w:t xml:space="preserve"> م</w:t>
            </w:r>
            <w:r w:rsidR="00994CD4" w:rsidRPr="00B906DD">
              <w:rPr>
                <w:rFonts w:cs="B Nazanin" w:hint="cs"/>
                <w:color w:val="000000"/>
                <w:sz w:val="24"/>
                <w:szCs w:val="24"/>
                <w:rtl/>
              </w:rPr>
              <w:t>ی</w:t>
            </w:r>
            <w:r w:rsidR="00994CD4" w:rsidRPr="00B906DD">
              <w:rPr>
                <w:rFonts w:cs="B Nazanin"/>
                <w:color w:val="000000"/>
                <w:sz w:val="24"/>
                <w:szCs w:val="24"/>
                <w:rtl/>
              </w:rPr>
              <w:t xml:space="preserve"> توان</w:t>
            </w:r>
            <w:r w:rsidR="00994CD4" w:rsidRPr="00B906DD">
              <w:rPr>
                <w:rFonts w:cs="B Nazanin" w:hint="cs"/>
                <w:color w:val="000000"/>
                <w:sz w:val="24"/>
                <w:szCs w:val="24"/>
                <w:rtl/>
              </w:rPr>
              <w:t>ی</w:t>
            </w:r>
            <w:r w:rsidR="00994CD4" w:rsidRPr="00B906DD">
              <w:rPr>
                <w:rFonts w:cs="B Nazanin" w:hint="eastAsia"/>
                <w:color w:val="000000"/>
                <w:sz w:val="24"/>
                <w:szCs w:val="24"/>
                <w:rtl/>
              </w:rPr>
              <w:t>د</w:t>
            </w:r>
            <w:r w:rsidR="00994CD4" w:rsidRPr="00B906DD">
              <w:rPr>
                <w:rFonts w:cs="B Nazanin"/>
                <w:color w:val="000000"/>
                <w:sz w:val="24"/>
                <w:szCs w:val="24"/>
                <w:rtl/>
              </w:rPr>
              <w:t xml:space="preserve"> </w:t>
            </w:r>
            <w:r w:rsidR="00994CD4" w:rsidRPr="00B906DD">
              <w:rPr>
                <w:rFonts w:cs="B Nazanin" w:hint="cs"/>
                <w:color w:val="000000"/>
                <w:sz w:val="24"/>
                <w:szCs w:val="24"/>
                <w:rtl/>
                <w:lang w:bidi="fa-IR"/>
              </w:rPr>
              <w:t xml:space="preserve">از پژوهش خارج شوید. </w:t>
            </w:r>
            <w:r w:rsidR="00994CD4">
              <w:rPr>
                <w:rFonts w:cs="B Nazanin" w:hint="cs"/>
                <w:color w:val="000000"/>
                <w:sz w:val="24"/>
                <w:szCs w:val="24"/>
                <w:rtl/>
                <w:lang w:bidi="fa-IR"/>
              </w:rPr>
              <w:t xml:space="preserve">ولی </w:t>
            </w:r>
            <w:r w:rsidR="00994CD4" w:rsidRPr="00EE7AC7">
              <w:rPr>
                <w:rFonts w:cs="B Nazanin"/>
                <w:color w:val="000000"/>
                <w:sz w:val="24"/>
                <w:szCs w:val="24"/>
                <w:rtl/>
                <w:lang w:bidi="fa-IR"/>
              </w:rPr>
              <w:t xml:space="preserve"> با</w:t>
            </w:r>
            <w:r w:rsidR="00994CD4" w:rsidRPr="00EE7AC7">
              <w:rPr>
                <w:rFonts w:cs="B Nazanin" w:hint="cs"/>
                <w:color w:val="000000"/>
                <w:sz w:val="24"/>
                <w:szCs w:val="24"/>
                <w:rtl/>
                <w:lang w:bidi="fa-IR"/>
              </w:rPr>
              <w:t>ی</w:t>
            </w:r>
            <w:r w:rsidR="00994CD4" w:rsidRPr="00EE7AC7">
              <w:rPr>
                <w:rFonts w:cs="B Nazanin" w:hint="eastAsia"/>
                <w:color w:val="000000"/>
                <w:sz w:val="24"/>
                <w:szCs w:val="24"/>
                <w:rtl/>
                <w:lang w:bidi="fa-IR"/>
              </w:rPr>
              <w:t>د</w:t>
            </w:r>
            <w:r w:rsidR="00994CD4" w:rsidRPr="00EE7AC7">
              <w:rPr>
                <w:rFonts w:cs="B Nazanin"/>
                <w:color w:val="000000"/>
                <w:sz w:val="24"/>
                <w:szCs w:val="24"/>
                <w:rtl/>
                <w:lang w:bidi="fa-IR"/>
              </w:rPr>
              <w:t xml:space="preserve"> خروج زودرس خود از پژوهش را به پژوهشگران اطلاع ده</w:t>
            </w:r>
            <w:r w:rsidR="00994CD4">
              <w:rPr>
                <w:rFonts w:cs="B Nazanin" w:hint="cs"/>
                <w:color w:val="000000"/>
                <w:sz w:val="24"/>
                <w:szCs w:val="24"/>
                <w:rtl/>
                <w:lang w:bidi="fa-IR"/>
              </w:rPr>
              <w:t>ی</w:t>
            </w:r>
            <w:r w:rsidR="00994CD4" w:rsidRPr="00EE7AC7">
              <w:rPr>
                <w:rFonts w:cs="B Nazanin"/>
                <w:color w:val="000000"/>
                <w:sz w:val="24"/>
                <w:szCs w:val="24"/>
                <w:rtl/>
                <w:lang w:bidi="fa-IR"/>
              </w:rPr>
              <w:t>د</w:t>
            </w:r>
            <w:r w:rsidR="00994CD4">
              <w:rPr>
                <w:rFonts w:cs="B Nazanin" w:hint="cs"/>
                <w:color w:val="000000"/>
                <w:sz w:val="24"/>
                <w:szCs w:val="24"/>
                <w:rtl/>
                <w:lang w:bidi="fa-IR"/>
              </w:rPr>
              <w:t>.</w:t>
            </w:r>
          </w:p>
        </w:tc>
      </w:tr>
      <w:tr w:rsidR="00B906DD" w:rsidRPr="00B906DD" w14:paraId="2F621CB2" w14:textId="77777777" w:rsidTr="00994CD4">
        <w:trPr>
          <w:trHeight w:val="20"/>
        </w:trPr>
        <w:tc>
          <w:tcPr>
            <w:tcW w:w="10180" w:type="dxa"/>
            <w:shd w:val="clear" w:color="auto" w:fill="auto"/>
          </w:tcPr>
          <w:p w14:paraId="3089BE9B" w14:textId="26D26C40" w:rsidR="00B906DD" w:rsidRPr="00994CD4" w:rsidRDefault="00ED0B16" w:rsidP="00FF06A4">
            <w:pPr>
              <w:keepLines/>
              <w:widowControl w:val="0"/>
              <w:spacing w:after="0" w:line="240" w:lineRule="auto"/>
              <w:jc w:val="both"/>
              <w:rPr>
                <w:rFonts w:cs="B Nazanin"/>
                <w:color w:val="000000"/>
                <w:sz w:val="24"/>
                <w:szCs w:val="24"/>
                <w:rtl/>
              </w:rPr>
            </w:pPr>
            <w:r>
              <w:rPr>
                <w:rFonts w:cs="B Nazanin" w:hint="cs"/>
                <w:b/>
                <w:bCs/>
                <w:i/>
                <w:iCs/>
                <w:sz w:val="24"/>
                <w:szCs w:val="24"/>
                <w:rtl/>
              </w:rPr>
              <w:t>1</w:t>
            </w:r>
            <w:r w:rsidR="00994CD4" w:rsidRPr="00994CD4">
              <w:rPr>
                <w:rFonts w:cs="B Nazanin" w:hint="cs"/>
                <w:b/>
                <w:bCs/>
                <w:i/>
                <w:iCs/>
                <w:sz w:val="24"/>
                <w:szCs w:val="24"/>
                <w:rtl/>
              </w:rPr>
              <w:t>5</w:t>
            </w:r>
            <w:r w:rsidR="00B906DD" w:rsidRPr="00B906DD">
              <w:rPr>
                <w:rFonts w:cs="B Nazanin" w:hint="cs"/>
                <w:b/>
                <w:bCs/>
                <w:color w:val="000000"/>
                <w:sz w:val="24"/>
                <w:szCs w:val="24"/>
                <w:rtl/>
              </w:rPr>
              <w:t>-</w:t>
            </w:r>
            <w:r w:rsidR="00B906DD" w:rsidRPr="00B906DD">
              <w:rPr>
                <w:rFonts w:cs="B Nazanin" w:hint="cs"/>
                <w:color w:val="000000"/>
                <w:sz w:val="24"/>
                <w:szCs w:val="24"/>
                <w:rtl/>
              </w:rPr>
              <w:t xml:space="preserve"> </w:t>
            </w:r>
            <w:r w:rsidR="00994CD4" w:rsidRPr="00B906DD">
              <w:rPr>
                <w:rFonts w:cs="B Nazanin" w:hint="cs"/>
                <w:color w:val="000000"/>
                <w:sz w:val="24"/>
                <w:szCs w:val="24"/>
                <w:rtl/>
              </w:rPr>
              <w:t>شما می توانید زودتر از اینکه پژوهش پایان یابد، از پژوهش خارج شوید اما دیگر امکان بازگشت نخواهید داشت. لطفا تصمیم خود را به</w:t>
            </w:r>
            <w:r w:rsidR="00994CD4">
              <w:rPr>
                <w:rFonts w:cs="B Nazanin" w:hint="cs"/>
                <w:color w:val="000000"/>
                <w:sz w:val="24"/>
                <w:szCs w:val="24"/>
                <w:rtl/>
              </w:rPr>
              <w:t xml:space="preserve"> موقع به گروه پژوهش اطلاع دهید. </w:t>
            </w:r>
            <w:r w:rsidR="0006089F" w:rsidRPr="00AE2445">
              <w:rPr>
                <w:rFonts w:cs="B Nazanin" w:hint="cs"/>
                <w:color w:val="000000"/>
                <w:sz w:val="24"/>
                <w:szCs w:val="24"/>
                <w:rtl/>
              </w:rPr>
              <w:t xml:space="preserve">دکتر </w:t>
            </w:r>
            <w:r w:rsidR="00FF06A4">
              <w:rPr>
                <w:rFonts w:cs="B Nazanin" w:hint="cs"/>
                <w:color w:val="000000"/>
                <w:sz w:val="24"/>
                <w:szCs w:val="24"/>
                <w:rtl/>
              </w:rPr>
              <w:t>سعید وزیری یزدی</w:t>
            </w:r>
            <w:r w:rsidR="0006089F">
              <w:rPr>
                <w:rFonts w:cs="B Nazanin" w:hint="cs"/>
                <w:color w:val="000000"/>
                <w:sz w:val="24"/>
                <w:szCs w:val="24"/>
                <w:rtl/>
              </w:rPr>
              <w:t xml:space="preserve"> </w:t>
            </w:r>
            <w:r w:rsidR="0006089F" w:rsidRPr="00850063">
              <w:rPr>
                <w:rFonts w:cs="B Nazanin"/>
                <w:noProof/>
                <w:sz w:val="24"/>
                <w:szCs w:val="24"/>
                <w:rtl/>
              </w:rPr>
              <w:t>09</w:t>
            </w:r>
            <w:r w:rsidR="00FF06A4">
              <w:rPr>
                <w:rFonts w:cs="B Nazanin" w:hint="cs"/>
                <w:noProof/>
                <w:sz w:val="24"/>
                <w:szCs w:val="24"/>
                <w:rtl/>
              </w:rPr>
              <w:t>133513152</w:t>
            </w:r>
            <w:r w:rsidR="0006089F">
              <w:rPr>
                <w:rFonts w:cs="B Nazanin" w:hint="cs"/>
                <w:noProof/>
                <w:sz w:val="24"/>
                <w:szCs w:val="24"/>
                <w:rtl/>
              </w:rPr>
              <w:t xml:space="preserve"> و </w:t>
            </w:r>
            <w:r w:rsidR="00FF06A4">
              <w:rPr>
                <w:rFonts w:cs="B Nazanin" w:hint="cs"/>
                <w:noProof/>
                <w:sz w:val="24"/>
                <w:szCs w:val="24"/>
                <w:rtl/>
              </w:rPr>
              <w:t xml:space="preserve">مریم قابل </w:t>
            </w:r>
            <w:r w:rsidR="00FF06A4" w:rsidRPr="00850063">
              <w:rPr>
                <w:rFonts w:cs="B Nazanin"/>
                <w:noProof/>
                <w:sz w:val="24"/>
                <w:szCs w:val="24"/>
                <w:rtl/>
              </w:rPr>
              <w:t>09</w:t>
            </w:r>
            <w:r w:rsidR="00FF06A4">
              <w:rPr>
                <w:rFonts w:cs="B Nazanin" w:hint="cs"/>
                <w:noProof/>
                <w:sz w:val="24"/>
                <w:szCs w:val="24"/>
                <w:rtl/>
              </w:rPr>
              <w:t>929156581</w:t>
            </w:r>
          </w:p>
        </w:tc>
      </w:tr>
      <w:tr w:rsidR="00B906DD" w:rsidRPr="00B906DD" w14:paraId="110D8C45" w14:textId="77777777" w:rsidTr="00994CD4">
        <w:trPr>
          <w:trHeight w:val="20"/>
        </w:trPr>
        <w:tc>
          <w:tcPr>
            <w:tcW w:w="10180" w:type="dxa"/>
            <w:shd w:val="clear" w:color="auto" w:fill="auto"/>
          </w:tcPr>
          <w:p w14:paraId="61F3B114" w14:textId="77777777" w:rsidR="00994CD4" w:rsidRPr="00B906DD" w:rsidRDefault="00994CD4" w:rsidP="00994CD4">
            <w:pPr>
              <w:widowControl w:val="0"/>
              <w:pBdr>
                <w:left w:val="single" w:sz="4" w:space="4" w:color="auto"/>
                <w:right w:val="single" w:sz="4" w:space="4" w:color="auto"/>
              </w:pBdr>
              <w:spacing w:after="0" w:line="240" w:lineRule="auto"/>
              <w:jc w:val="lowKashida"/>
              <w:rPr>
                <w:rFonts w:cs="B Nazanin"/>
                <w:color w:val="000000"/>
                <w:sz w:val="24"/>
                <w:szCs w:val="24"/>
                <w:rtl/>
              </w:rPr>
            </w:pPr>
            <w:r>
              <w:rPr>
                <w:rFonts w:cs="B Nazanin" w:hint="cs"/>
                <w:i/>
                <w:iCs/>
                <w:color w:val="000000"/>
                <w:sz w:val="24"/>
                <w:szCs w:val="24"/>
                <w:rtl/>
              </w:rPr>
              <w:t>16</w:t>
            </w:r>
            <w:r w:rsidR="00B906DD" w:rsidRPr="00B906DD">
              <w:rPr>
                <w:rFonts w:cs="B Nazanin" w:hint="cs"/>
                <w:b/>
                <w:bCs/>
                <w:sz w:val="24"/>
                <w:szCs w:val="24"/>
                <w:rtl/>
              </w:rPr>
              <w:t>-</w:t>
            </w:r>
            <w:r w:rsidR="00B906DD" w:rsidRPr="00B906DD">
              <w:rPr>
                <w:rFonts w:cs="B Nazanin" w:hint="cs"/>
                <w:color w:val="FF0000"/>
                <w:sz w:val="24"/>
                <w:szCs w:val="24"/>
                <w:rtl/>
              </w:rPr>
              <w:t xml:space="preserve"> </w:t>
            </w:r>
            <w:r w:rsidRPr="00B906DD">
              <w:rPr>
                <w:rFonts w:cs="B Nazanin" w:hint="cs"/>
                <w:color w:val="000000"/>
                <w:sz w:val="24"/>
                <w:szCs w:val="24"/>
                <w:rtl/>
              </w:rPr>
              <w:t xml:space="preserve">گروه پژوهش ممکن است شما را به دلایل زیر از پژوهش خارج کند (اما حتی در صورت خروج شما از پژوهش، ممکن است برخی اطلاعاتی که از شما به دست آمده است، بدون ذکر نام شما، برای پژوهش مورد استفاده قرار گیرد): </w:t>
            </w:r>
          </w:p>
          <w:p w14:paraId="5CDD32FE" w14:textId="77777777" w:rsidR="00994CD4" w:rsidRPr="00B906DD" w:rsidRDefault="00994CD4" w:rsidP="00994CD4">
            <w:pPr>
              <w:widowControl w:val="0"/>
              <w:pBdr>
                <w:left w:val="single" w:sz="4" w:space="4" w:color="auto"/>
                <w:right w:val="single" w:sz="4" w:space="4" w:color="auto"/>
              </w:pBdr>
              <w:spacing w:after="0" w:line="240" w:lineRule="auto"/>
              <w:rPr>
                <w:rFonts w:cs="B Nazanin"/>
                <w:color w:val="000000"/>
                <w:sz w:val="24"/>
                <w:szCs w:val="24"/>
                <w:rtl/>
              </w:rPr>
            </w:pPr>
            <w:r w:rsidRPr="00B906DD">
              <w:rPr>
                <w:rFonts w:cs="B Nazanin" w:hint="cs"/>
                <w:color w:val="000000"/>
                <w:sz w:val="24"/>
                <w:szCs w:val="24"/>
                <w:rtl/>
              </w:rPr>
              <w:t>- پژوهش لغو گردد.</w:t>
            </w:r>
          </w:p>
          <w:p w14:paraId="2CFA153D" w14:textId="77777777" w:rsidR="00B906DD" w:rsidRPr="00B906DD" w:rsidRDefault="00994CD4" w:rsidP="00994CD4">
            <w:pPr>
              <w:widowControl w:val="0"/>
              <w:pBdr>
                <w:left w:val="single" w:sz="4" w:space="4" w:color="auto"/>
                <w:right w:val="single" w:sz="4" w:space="4" w:color="auto"/>
              </w:pBdr>
              <w:spacing w:after="0" w:line="240" w:lineRule="auto"/>
              <w:rPr>
                <w:rFonts w:cs="B Nazanin"/>
                <w:i/>
                <w:color w:val="000000"/>
                <w:sz w:val="24"/>
                <w:szCs w:val="24"/>
                <w:rtl/>
              </w:rPr>
            </w:pPr>
            <w:r w:rsidRPr="00B906DD">
              <w:rPr>
                <w:rFonts w:cs="B Nazanin" w:hint="cs"/>
                <w:color w:val="000000"/>
                <w:sz w:val="24"/>
                <w:szCs w:val="24"/>
                <w:rtl/>
              </w:rPr>
              <w:t>- باقی ماندن و شرکت در این پژوهش، برای شما خطرناک باشد.</w:t>
            </w:r>
          </w:p>
        </w:tc>
      </w:tr>
      <w:tr w:rsidR="00B906DD" w:rsidRPr="00B906DD" w14:paraId="3825FB35" w14:textId="77777777" w:rsidTr="00994CD4">
        <w:trPr>
          <w:trHeight w:val="20"/>
        </w:trPr>
        <w:tc>
          <w:tcPr>
            <w:tcW w:w="10180" w:type="dxa"/>
            <w:shd w:val="clear" w:color="auto" w:fill="auto"/>
          </w:tcPr>
          <w:p w14:paraId="4FCAF501" w14:textId="77777777" w:rsidR="00B906DD" w:rsidRPr="00B906DD" w:rsidRDefault="00994CD4" w:rsidP="00B906DD">
            <w:pPr>
              <w:widowControl w:val="0"/>
              <w:spacing w:after="0" w:line="240" w:lineRule="auto"/>
              <w:jc w:val="both"/>
              <w:rPr>
                <w:rFonts w:cs="B Nazanin"/>
                <w:color w:val="000000"/>
                <w:sz w:val="24"/>
                <w:szCs w:val="24"/>
                <w:rtl/>
              </w:rPr>
            </w:pPr>
            <w:r>
              <w:rPr>
                <w:rFonts w:cs="B Nazanin" w:hint="cs"/>
                <w:i/>
                <w:iCs/>
                <w:color w:val="000000"/>
                <w:sz w:val="24"/>
                <w:szCs w:val="24"/>
                <w:rtl/>
                <w:lang w:bidi="fa-IR"/>
              </w:rPr>
              <w:t>17</w:t>
            </w:r>
            <w:r w:rsidR="00B906DD" w:rsidRPr="00B906DD">
              <w:rPr>
                <w:rFonts w:cs="B Nazanin" w:hint="cs"/>
                <w:b/>
                <w:bCs/>
                <w:sz w:val="24"/>
                <w:szCs w:val="24"/>
                <w:rtl/>
              </w:rPr>
              <w:t>-</w:t>
            </w:r>
            <w:r w:rsidR="00B906DD" w:rsidRPr="00B906DD">
              <w:rPr>
                <w:rFonts w:cs="B Nazanin" w:hint="cs"/>
                <w:color w:val="FF0000"/>
                <w:sz w:val="24"/>
                <w:szCs w:val="24"/>
                <w:rtl/>
              </w:rPr>
              <w:t xml:space="preserve"> </w:t>
            </w:r>
            <w:r w:rsidR="00B906DD" w:rsidRPr="00B906DD">
              <w:rPr>
                <w:rFonts w:cs="B Nazanin" w:hint="cs"/>
                <w:b/>
                <w:color w:val="000000"/>
                <w:sz w:val="24"/>
                <w:szCs w:val="24"/>
                <w:rtl/>
                <w:lang w:bidi="fa-IR"/>
              </w:rPr>
              <w:t xml:space="preserve">در صورت بروز خسارت ناشی از شرکت شما در این </w:t>
            </w:r>
            <w:r w:rsidR="00B906DD" w:rsidRPr="00B906DD">
              <w:rPr>
                <w:rFonts w:cs="B Nazanin" w:hint="cs"/>
                <w:color w:val="000000"/>
                <w:sz w:val="24"/>
                <w:szCs w:val="24"/>
                <w:rtl/>
              </w:rPr>
              <w:t xml:space="preserve">پژوهش، </w:t>
            </w:r>
            <w:r w:rsidR="00B906DD" w:rsidRPr="00B906DD">
              <w:rPr>
                <w:rFonts w:cs="B Nazanin" w:hint="cs"/>
                <w:b/>
                <w:color w:val="000000"/>
                <w:sz w:val="24"/>
                <w:szCs w:val="24"/>
                <w:rtl/>
                <w:lang w:bidi="fa-IR"/>
              </w:rPr>
              <w:t>پژوهشگران موظف به جبران خسارت های وارده به شما خواهد بود. با پذیرش شرکت در پژوهش و امضای این فرم، از هیچ یک از حقوق قانونی خود مبنی بر شکایت از پژوهشگران این پژوهش و یا موسسه حمایت کننده از این پژوهش، محروم نخواهید شد.</w:t>
            </w:r>
          </w:p>
        </w:tc>
      </w:tr>
      <w:tr w:rsidR="00B906DD" w:rsidRPr="00B906DD" w14:paraId="26D059A2" w14:textId="77777777" w:rsidTr="00994CD4">
        <w:trPr>
          <w:trHeight w:val="20"/>
        </w:trPr>
        <w:tc>
          <w:tcPr>
            <w:tcW w:w="10180" w:type="dxa"/>
            <w:shd w:val="clear" w:color="auto" w:fill="auto"/>
          </w:tcPr>
          <w:p w14:paraId="242303E9" w14:textId="77777777" w:rsidR="00B906DD" w:rsidRPr="00B906DD" w:rsidRDefault="00994CD4" w:rsidP="00B906DD">
            <w:pPr>
              <w:spacing w:after="0" w:line="240" w:lineRule="auto"/>
              <w:jc w:val="lowKashida"/>
              <w:rPr>
                <w:rFonts w:cs="B Nazanin"/>
                <w:color w:val="000000"/>
                <w:sz w:val="24"/>
                <w:szCs w:val="24"/>
                <w:rtl/>
              </w:rPr>
            </w:pPr>
            <w:r>
              <w:rPr>
                <w:rFonts w:cs="B Nazanin" w:hint="cs"/>
                <w:i/>
                <w:iCs/>
                <w:color w:val="000000"/>
                <w:sz w:val="24"/>
                <w:szCs w:val="24"/>
                <w:rtl/>
                <w:lang w:bidi="fa-IR"/>
              </w:rPr>
              <w:t>18</w:t>
            </w:r>
            <w:r w:rsidR="00B906DD" w:rsidRPr="00B906DD">
              <w:rPr>
                <w:rFonts w:cs="B Nazanin" w:hint="cs"/>
                <w:b/>
                <w:bCs/>
                <w:sz w:val="24"/>
                <w:szCs w:val="24"/>
                <w:rtl/>
              </w:rPr>
              <w:t>-</w:t>
            </w:r>
            <w:r w:rsidR="00B906DD" w:rsidRPr="00B906DD">
              <w:rPr>
                <w:rFonts w:cs="B Nazanin" w:hint="cs"/>
                <w:color w:val="FF0000"/>
                <w:sz w:val="24"/>
                <w:szCs w:val="24"/>
                <w:rtl/>
              </w:rPr>
              <w:t xml:space="preserve"> </w:t>
            </w:r>
            <w:r w:rsidR="00B906DD" w:rsidRPr="00B906DD">
              <w:rPr>
                <w:rFonts w:ascii="Tahoma" w:hAnsi="Tahoma" w:cs="B Nazanin" w:hint="cs"/>
                <w:color w:val="000000"/>
                <w:sz w:val="24"/>
                <w:szCs w:val="24"/>
                <w:rtl/>
              </w:rPr>
              <w:t>در</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صورت</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هر</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گونه</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تذکر</w:t>
            </w:r>
            <w:r w:rsidR="00B906DD" w:rsidRPr="00B906DD">
              <w:rPr>
                <w:rFonts w:cs="B Nazanin" w:hint="cs"/>
                <w:color w:val="000000"/>
                <w:sz w:val="24"/>
                <w:szCs w:val="24"/>
                <w:rtl/>
              </w:rPr>
              <w:t xml:space="preserve"> یا </w:t>
            </w:r>
            <w:r w:rsidR="00B906DD" w:rsidRPr="00B906DD">
              <w:rPr>
                <w:rFonts w:ascii="Tahoma" w:hAnsi="Tahoma" w:cs="B Nazanin" w:hint="cs"/>
                <w:color w:val="000000"/>
                <w:sz w:val="24"/>
                <w:szCs w:val="24"/>
                <w:rtl/>
              </w:rPr>
              <w:t>اﻋﺘﺮاض</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به</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پژوهشگران</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یا</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روﻧﺪ</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اجرای</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این</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پژوهش</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می</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توانید</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با</w:t>
            </w:r>
            <w:r w:rsidR="00B906DD" w:rsidRPr="00B906DD">
              <w:rPr>
                <w:rFonts w:cs="B Nazanin" w:hint="cs"/>
                <w:color w:val="000000"/>
                <w:sz w:val="24"/>
                <w:szCs w:val="24"/>
                <w:rtl/>
              </w:rPr>
              <w:t xml:space="preserve"> </w:t>
            </w:r>
            <w:r w:rsidR="00B906DD" w:rsidRPr="00B906DD">
              <w:rPr>
                <w:rFonts w:cs="B Nazanin" w:hint="cs"/>
                <w:color w:val="000000"/>
                <w:sz w:val="24"/>
                <w:szCs w:val="24"/>
                <w:rtl/>
                <w:lang w:bidi="fa-IR"/>
              </w:rPr>
              <w:t xml:space="preserve">«کارگروه </w:t>
            </w:r>
            <w:r w:rsidR="00B906DD" w:rsidRPr="00B906DD">
              <w:rPr>
                <w:rFonts w:ascii="Tahoma" w:hAnsi="Tahoma" w:cs="B Nazanin" w:hint="cs"/>
                <w:color w:val="000000"/>
                <w:sz w:val="24"/>
                <w:szCs w:val="24"/>
                <w:rtl/>
              </w:rPr>
              <w:t>اخلاق در</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ﭘﮋوﻫﺶ جهاد دانشگاهی»</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ب</w:t>
            </w:r>
            <w:r w:rsidR="00B906DD" w:rsidRPr="00B906DD">
              <w:rPr>
                <w:rFonts w:cs="B Nazanin" w:hint="cs"/>
                <w:color w:val="000000"/>
                <w:sz w:val="24"/>
                <w:szCs w:val="24"/>
                <w:rtl/>
              </w:rPr>
              <w:t xml:space="preserve">ه </w:t>
            </w:r>
            <w:r w:rsidR="00B906DD" w:rsidRPr="00B906DD">
              <w:rPr>
                <w:rFonts w:ascii="Tahoma" w:hAnsi="Tahoma" w:cs="B Nazanin" w:hint="cs"/>
                <w:color w:val="000000"/>
                <w:sz w:val="24"/>
                <w:szCs w:val="24"/>
                <w:rtl/>
              </w:rPr>
              <w:t>آدرس زیر</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تماس</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گرﻓﺘﻪ</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و</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اعتراض</w:t>
            </w:r>
            <w:r w:rsidR="00B906DD" w:rsidRPr="00B906DD">
              <w:rPr>
                <w:rFonts w:cs="B Nazanin" w:hint="cs"/>
                <w:color w:val="000000"/>
                <w:sz w:val="24"/>
                <w:szCs w:val="24"/>
                <w:rtl/>
              </w:rPr>
              <w:t xml:space="preserve"> یا تذکر </w:t>
            </w:r>
            <w:r w:rsidR="00B906DD" w:rsidRPr="00B906DD">
              <w:rPr>
                <w:rFonts w:ascii="Tahoma" w:hAnsi="Tahoma" w:cs="B Nazanin" w:hint="cs"/>
                <w:color w:val="000000"/>
                <w:sz w:val="24"/>
                <w:szCs w:val="24"/>
                <w:rtl/>
              </w:rPr>
              <w:t>ﺧﻮد</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را</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ﺑﻪ</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ﺻﻮرت</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ﺷﻔﺎﻫﯽ</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ﯾﺎ</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ﮐﺘﺒﯽ</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ﻣﻄﺮح</w:t>
            </w:r>
            <w:r w:rsidR="00B906DD" w:rsidRPr="00B906DD">
              <w:rPr>
                <w:rFonts w:cs="B Nazanin" w:hint="cs"/>
                <w:color w:val="000000"/>
                <w:sz w:val="24"/>
                <w:szCs w:val="24"/>
                <w:rtl/>
              </w:rPr>
              <w:t xml:space="preserve"> </w:t>
            </w:r>
            <w:r w:rsidR="00B906DD" w:rsidRPr="00B906DD">
              <w:rPr>
                <w:rFonts w:ascii="Tahoma" w:hAnsi="Tahoma" w:cs="B Nazanin" w:hint="cs"/>
                <w:color w:val="000000"/>
                <w:sz w:val="24"/>
                <w:szCs w:val="24"/>
                <w:rtl/>
              </w:rPr>
              <w:t xml:space="preserve">نمایید:  </w:t>
            </w:r>
          </w:p>
          <w:p w14:paraId="6E59CB72" w14:textId="77777777" w:rsidR="00B906DD" w:rsidRPr="00B906DD" w:rsidRDefault="00B906DD" w:rsidP="00B906DD">
            <w:pPr>
              <w:keepNext/>
              <w:spacing w:after="0" w:line="240" w:lineRule="auto"/>
              <w:jc w:val="both"/>
              <w:rPr>
                <w:rFonts w:ascii="IRANSans" w:hAnsi="IRANSans" w:cs="B Nazanin"/>
                <w:sz w:val="24"/>
                <w:szCs w:val="24"/>
                <w:bdr w:val="none" w:sz="0" w:space="0" w:color="auto" w:frame="1"/>
                <w:rtl/>
                <w:lang w:eastAsia="zh-CN"/>
              </w:rPr>
            </w:pPr>
            <w:r w:rsidRPr="00B906DD">
              <w:rPr>
                <w:rFonts w:cs="B Nazanin" w:hint="cs"/>
                <w:sz w:val="24"/>
                <w:szCs w:val="24"/>
                <w:rtl/>
                <w:lang w:bidi="fa-IR"/>
              </w:rPr>
              <w:t xml:space="preserve">آدرس: خیابان انقلاب اسلامی، روبروی درب اصلی دانشگاه تهران، دفتر مرکزی جهاد دانشگاهی، </w:t>
            </w:r>
            <w:r w:rsidRPr="00B906DD">
              <w:rPr>
                <w:rFonts w:ascii="IRANSans" w:hAnsi="IRANSans" w:cs="B Nazanin"/>
                <w:sz w:val="24"/>
                <w:szCs w:val="24"/>
                <w:shd w:val="clear" w:color="auto" w:fill="FFFFFF"/>
                <w:rtl/>
                <w:lang w:eastAsia="zh-CN"/>
              </w:rPr>
              <w:t>معاونت پژوهش و فناوری، دبیرخانه کارگروه اخلاق در پژوهش جهاد دانشگاهی، پلاک</w:t>
            </w:r>
            <w:r w:rsidRPr="00B906DD">
              <w:rPr>
                <w:rFonts w:ascii="IRANSans" w:hAnsi="IRANSans" w:cs="B Nazanin" w:hint="cs"/>
                <w:sz w:val="24"/>
                <w:szCs w:val="24"/>
                <w:shd w:val="clear" w:color="auto" w:fill="FFFFFF"/>
                <w:rtl/>
                <w:lang w:eastAsia="zh-CN"/>
              </w:rPr>
              <w:t xml:space="preserve"> 1270 -</w:t>
            </w:r>
            <w:r w:rsidRPr="00B906DD">
              <w:rPr>
                <w:rFonts w:ascii="IRANSans" w:hAnsi="IRANSans" w:cs="B Nazanin"/>
                <w:sz w:val="24"/>
                <w:szCs w:val="24"/>
                <w:shd w:val="clear" w:color="auto" w:fill="FFFFFF"/>
                <w:rtl/>
                <w:lang w:eastAsia="zh-CN"/>
              </w:rPr>
              <w:t xml:space="preserve"> </w:t>
            </w:r>
            <w:r w:rsidRPr="00B906DD">
              <w:rPr>
                <w:rFonts w:ascii="IRANSans" w:hAnsi="IRANSans" w:cs="B Nazanin"/>
                <w:sz w:val="24"/>
                <w:szCs w:val="24"/>
                <w:bdr w:val="none" w:sz="0" w:space="0" w:color="auto" w:frame="1"/>
                <w:rtl/>
                <w:lang w:eastAsia="zh-CN"/>
              </w:rPr>
              <w:t>صندوق پستی:</w:t>
            </w:r>
            <w:r w:rsidRPr="00B906DD">
              <w:rPr>
                <w:rFonts w:cs="Times New Roman" w:hint="cs"/>
                <w:sz w:val="24"/>
                <w:szCs w:val="24"/>
                <w:bdr w:val="none" w:sz="0" w:space="0" w:color="auto" w:frame="1"/>
                <w:rtl/>
                <w:lang w:eastAsia="zh-CN"/>
              </w:rPr>
              <w:t> </w:t>
            </w:r>
            <w:r w:rsidRPr="00B906DD">
              <w:rPr>
                <w:rFonts w:ascii="IRANSans" w:hAnsi="IRANSans" w:cs="B Nazanin"/>
                <w:sz w:val="24"/>
                <w:szCs w:val="24"/>
                <w:bdr w:val="none" w:sz="0" w:space="0" w:color="auto" w:frame="1"/>
                <w:rtl/>
                <w:lang w:eastAsia="zh-CN"/>
              </w:rPr>
              <w:t xml:space="preserve">4364 </w:t>
            </w:r>
            <w:r w:rsidRPr="00B906DD">
              <w:rPr>
                <w:rFonts w:cs="B Nazanin" w:hint="cs"/>
                <w:sz w:val="24"/>
                <w:szCs w:val="24"/>
                <w:bdr w:val="none" w:sz="0" w:space="0" w:color="auto" w:frame="1"/>
                <w:rtl/>
                <w:lang w:eastAsia="zh-CN"/>
              </w:rPr>
              <w:t>-</w:t>
            </w:r>
            <w:r w:rsidRPr="00B906DD">
              <w:rPr>
                <w:rFonts w:cs="Times New Roman" w:hint="cs"/>
                <w:sz w:val="24"/>
                <w:szCs w:val="24"/>
                <w:bdr w:val="none" w:sz="0" w:space="0" w:color="auto" w:frame="1"/>
                <w:rtl/>
                <w:lang w:eastAsia="zh-CN"/>
              </w:rPr>
              <w:t> </w:t>
            </w:r>
            <w:r w:rsidRPr="00B906DD">
              <w:rPr>
                <w:rFonts w:ascii="IRANSans" w:hAnsi="IRANSans" w:cs="B Nazanin"/>
                <w:sz w:val="24"/>
                <w:szCs w:val="24"/>
                <w:bdr w:val="none" w:sz="0" w:space="0" w:color="auto" w:frame="1"/>
                <w:rtl/>
                <w:lang w:eastAsia="zh-CN"/>
              </w:rPr>
              <w:t>14155</w:t>
            </w:r>
            <w:r w:rsidRPr="00B906DD">
              <w:rPr>
                <w:rFonts w:ascii="IRANSans" w:hAnsi="IRANSans" w:cs="B Nazanin" w:hint="cs"/>
                <w:sz w:val="24"/>
                <w:szCs w:val="24"/>
                <w:bdr w:val="none" w:sz="0" w:space="0" w:color="auto" w:frame="1"/>
                <w:rtl/>
                <w:lang w:eastAsia="zh-CN"/>
              </w:rPr>
              <w:t xml:space="preserve"> </w:t>
            </w:r>
          </w:p>
          <w:p w14:paraId="05DED166" w14:textId="77777777" w:rsidR="00B906DD" w:rsidRPr="00B906DD" w:rsidRDefault="00B906DD" w:rsidP="00B906DD">
            <w:pPr>
              <w:keepNext/>
              <w:spacing w:after="0" w:line="240" w:lineRule="auto"/>
              <w:jc w:val="both"/>
              <w:rPr>
                <w:rFonts w:cs="B Nazanin"/>
                <w:sz w:val="24"/>
                <w:szCs w:val="24"/>
                <w:lang w:bidi="fa-IR"/>
              </w:rPr>
            </w:pPr>
            <w:r w:rsidRPr="00B906DD">
              <w:rPr>
                <w:rFonts w:cs="B Nazanin" w:hint="cs"/>
                <w:sz w:val="24"/>
                <w:szCs w:val="24"/>
                <w:rtl/>
                <w:lang w:bidi="fa-IR"/>
              </w:rPr>
              <w:t xml:space="preserve">اطلاعات دقیق تماس، در سایت  </w:t>
            </w:r>
            <w:r w:rsidRPr="00B906DD">
              <w:rPr>
                <w:rFonts w:cs="B Nazanin"/>
                <w:sz w:val="24"/>
                <w:szCs w:val="24"/>
                <w:lang w:bidi="fa-IR"/>
              </w:rPr>
              <w:t>https://ethics.acecr.ac.ir/ContactUs.aspx</w:t>
            </w:r>
            <w:r w:rsidRPr="00B906DD">
              <w:rPr>
                <w:rFonts w:cs="B Nazanin" w:hint="cs"/>
                <w:sz w:val="24"/>
                <w:szCs w:val="24"/>
                <w:rtl/>
                <w:lang w:bidi="fa-IR"/>
              </w:rPr>
              <w:t xml:space="preserve"> قابل دسترس است. </w:t>
            </w:r>
          </w:p>
          <w:p w14:paraId="5013E8A1" w14:textId="77777777" w:rsidR="00B906DD" w:rsidRPr="00B906DD" w:rsidRDefault="00B906DD" w:rsidP="00B906DD">
            <w:pPr>
              <w:widowControl w:val="0"/>
              <w:spacing w:after="0" w:line="240" w:lineRule="auto"/>
              <w:jc w:val="both"/>
              <w:rPr>
                <w:rFonts w:ascii="Tahoma" w:hAnsi="Tahoma" w:cs="B Nazanin"/>
                <w:color w:val="FF0000"/>
                <w:sz w:val="6"/>
                <w:szCs w:val="6"/>
              </w:rPr>
            </w:pPr>
          </w:p>
        </w:tc>
      </w:tr>
      <w:tr w:rsidR="00B906DD" w:rsidRPr="00B906DD" w14:paraId="6901964D" w14:textId="77777777" w:rsidTr="00994CD4">
        <w:trPr>
          <w:trHeight w:val="20"/>
        </w:trPr>
        <w:tc>
          <w:tcPr>
            <w:tcW w:w="10180" w:type="dxa"/>
            <w:shd w:val="clear" w:color="auto" w:fill="auto"/>
          </w:tcPr>
          <w:p w14:paraId="220B59F8" w14:textId="77777777" w:rsidR="00B906DD" w:rsidRPr="00DE4F31" w:rsidRDefault="00B906DD" w:rsidP="00DE4F31">
            <w:pPr>
              <w:widowControl w:val="0"/>
              <w:spacing w:after="0" w:line="240" w:lineRule="auto"/>
              <w:jc w:val="lowKashida"/>
              <w:rPr>
                <w:rFonts w:cs="B Nazanin"/>
                <w:i/>
                <w:iCs/>
                <w:color w:val="000000"/>
                <w:sz w:val="24"/>
                <w:szCs w:val="24"/>
                <w:rtl/>
              </w:rPr>
            </w:pPr>
            <w:r w:rsidRPr="00B906DD">
              <w:rPr>
                <w:rFonts w:cs="B Nazanin" w:hint="cs"/>
                <w:i/>
                <w:iCs/>
                <w:color w:val="FF0000"/>
                <w:sz w:val="24"/>
                <w:szCs w:val="24"/>
                <w:rtl/>
                <w:lang w:bidi="fa-IR"/>
              </w:rPr>
              <w:t xml:space="preserve"> </w:t>
            </w:r>
            <w:r w:rsidR="00DE4F31">
              <w:rPr>
                <w:rFonts w:cs="B Nazanin" w:hint="cs"/>
                <w:i/>
                <w:iCs/>
                <w:color w:val="000000"/>
                <w:sz w:val="24"/>
                <w:szCs w:val="24"/>
                <w:rtl/>
              </w:rPr>
              <w:t>19</w:t>
            </w:r>
            <w:r w:rsidRPr="00B906DD">
              <w:rPr>
                <w:rFonts w:cs="B Nazanin" w:hint="cs"/>
                <w:b/>
                <w:bCs/>
                <w:color w:val="000000"/>
                <w:sz w:val="24"/>
                <w:szCs w:val="24"/>
                <w:rtl/>
              </w:rPr>
              <w:t>-</w:t>
            </w:r>
            <w:r w:rsidRPr="00B906DD">
              <w:rPr>
                <w:rFonts w:cs="B Nazanin" w:hint="cs"/>
                <w:color w:val="000000"/>
                <w:sz w:val="24"/>
                <w:szCs w:val="24"/>
                <w:rtl/>
              </w:rPr>
              <w:t xml:space="preserve"> در صورتی که هر سوالی درباره این پژوهش دارید، می توانید با پژوهشگر اصلی با مشخصات زیر </w:t>
            </w:r>
            <w:r w:rsidRPr="00B906DD">
              <w:rPr>
                <w:rFonts w:ascii="Tahoma" w:hAnsi="Tahoma" w:cs="B Nazanin" w:hint="cs"/>
                <w:color w:val="000000"/>
                <w:sz w:val="24"/>
                <w:szCs w:val="24"/>
                <w:rtl/>
              </w:rPr>
              <w:t>تماس</w:t>
            </w:r>
            <w:r w:rsidRPr="00B906DD">
              <w:rPr>
                <w:rFonts w:cs="B Nazanin" w:hint="cs"/>
                <w:color w:val="000000"/>
                <w:sz w:val="24"/>
                <w:szCs w:val="24"/>
                <w:rtl/>
              </w:rPr>
              <w:t xml:space="preserve"> بگیرید: </w:t>
            </w:r>
          </w:p>
          <w:p w14:paraId="288748D3" w14:textId="5B0CD916" w:rsidR="00B906DD" w:rsidRPr="00B906DD" w:rsidRDefault="005C7A05" w:rsidP="00B906DD">
            <w:pPr>
              <w:widowControl w:val="0"/>
              <w:spacing w:after="0" w:line="240" w:lineRule="auto"/>
              <w:rPr>
                <w:rFonts w:cs="B Nazanin"/>
                <w:i/>
                <w:iCs/>
                <w:color w:val="FF0000"/>
                <w:sz w:val="24"/>
                <w:szCs w:val="24"/>
              </w:rPr>
            </w:pPr>
            <w:r w:rsidRPr="00AE2445">
              <w:rPr>
                <w:rFonts w:cs="B Nazanin" w:hint="cs"/>
                <w:color w:val="000000"/>
                <w:sz w:val="24"/>
                <w:szCs w:val="24"/>
                <w:rtl/>
              </w:rPr>
              <w:t xml:space="preserve">دکتر </w:t>
            </w:r>
            <w:r w:rsidR="00FF06A4">
              <w:rPr>
                <w:rFonts w:cs="B Nazanin" w:hint="cs"/>
                <w:color w:val="000000"/>
                <w:sz w:val="24"/>
                <w:szCs w:val="24"/>
                <w:rtl/>
              </w:rPr>
              <w:t xml:space="preserve">سعید وزیری یزدی </w:t>
            </w:r>
            <w:r w:rsidR="00FF06A4" w:rsidRPr="00850063">
              <w:rPr>
                <w:rFonts w:cs="B Nazanin"/>
                <w:noProof/>
                <w:sz w:val="24"/>
                <w:szCs w:val="24"/>
                <w:rtl/>
              </w:rPr>
              <w:t>09</w:t>
            </w:r>
            <w:r w:rsidR="00FF06A4">
              <w:rPr>
                <w:rFonts w:cs="B Nazanin" w:hint="cs"/>
                <w:noProof/>
                <w:sz w:val="24"/>
                <w:szCs w:val="24"/>
                <w:rtl/>
              </w:rPr>
              <w:t xml:space="preserve">133513152 و مریم قابل </w:t>
            </w:r>
            <w:r w:rsidR="00FF06A4" w:rsidRPr="00850063">
              <w:rPr>
                <w:rFonts w:cs="B Nazanin"/>
                <w:noProof/>
                <w:sz w:val="24"/>
                <w:szCs w:val="24"/>
                <w:rtl/>
              </w:rPr>
              <w:t>09</w:t>
            </w:r>
            <w:r w:rsidR="00FF06A4">
              <w:rPr>
                <w:rFonts w:cs="B Nazanin" w:hint="cs"/>
                <w:noProof/>
                <w:sz w:val="24"/>
                <w:szCs w:val="24"/>
                <w:rtl/>
              </w:rPr>
              <w:t>929156581</w:t>
            </w:r>
          </w:p>
        </w:tc>
      </w:tr>
      <w:tr w:rsidR="00B906DD" w:rsidRPr="00B906DD" w14:paraId="1A3254AD" w14:textId="77777777" w:rsidTr="00994CD4">
        <w:trPr>
          <w:trHeight w:val="20"/>
        </w:trPr>
        <w:tc>
          <w:tcPr>
            <w:tcW w:w="10180" w:type="dxa"/>
            <w:shd w:val="clear" w:color="auto" w:fill="auto"/>
          </w:tcPr>
          <w:p w14:paraId="7CEFE508" w14:textId="77777777" w:rsidR="00B906DD" w:rsidRPr="00DE4F31" w:rsidRDefault="00B906DD" w:rsidP="00DE4F31">
            <w:pPr>
              <w:widowControl w:val="0"/>
              <w:spacing w:after="0" w:line="240" w:lineRule="auto"/>
              <w:jc w:val="both"/>
              <w:rPr>
                <w:rFonts w:ascii="Tahoma" w:hAnsi="Tahoma" w:cs="B Nazanin"/>
                <w:color w:val="000000"/>
                <w:sz w:val="24"/>
                <w:szCs w:val="24"/>
                <w:rtl/>
              </w:rPr>
            </w:pPr>
            <w:r w:rsidRPr="00B906DD">
              <w:rPr>
                <w:rFonts w:cs="B Nazanin" w:hint="cs"/>
                <w:color w:val="000000"/>
                <w:sz w:val="24"/>
                <w:szCs w:val="24"/>
                <w:rtl/>
                <w:lang w:bidi="fa-IR"/>
              </w:rPr>
              <w:t xml:space="preserve"> </w:t>
            </w:r>
            <w:r w:rsidR="00DE4F31">
              <w:rPr>
                <w:rFonts w:ascii="Tahoma" w:hAnsi="Tahoma" w:cs="B Nazanin" w:hint="cs"/>
                <w:color w:val="000000"/>
                <w:sz w:val="24"/>
                <w:szCs w:val="24"/>
                <w:rtl/>
              </w:rPr>
              <w:t>20</w:t>
            </w:r>
            <w:r w:rsidRPr="00B906DD">
              <w:rPr>
                <w:rFonts w:ascii="Tahoma" w:hAnsi="Tahoma" w:cs="B Nazanin" w:hint="cs"/>
                <w:b/>
                <w:bCs/>
                <w:color w:val="000000"/>
                <w:sz w:val="24"/>
                <w:szCs w:val="24"/>
                <w:rtl/>
              </w:rPr>
              <w:t>-</w:t>
            </w:r>
            <w:r w:rsidRPr="00B906DD">
              <w:rPr>
                <w:rFonts w:ascii="Tahoma" w:hAnsi="Tahoma" w:cs="B Nazanin" w:hint="cs"/>
                <w:color w:val="000000"/>
                <w:sz w:val="24"/>
                <w:szCs w:val="24"/>
                <w:rtl/>
              </w:rPr>
              <w:t xml:space="preserve"> این</w:t>
            </w:r>
            <w:r w:rsidRPr="00B906DD">
              <w:rPr>
                <w:rFonts w:cs="B Nazanin" w:hint="cs"/>
                <w:color w:val="000000"/>
                <w:sz w:val="24"/>
                <w:szCs w:val="24"/>
                <w:rtl/>
              </w:rPr>
              <w:t xml:space="preserve"> </w:t>
            </w:r>
            <w:r w:rsidRPr="00B906DD">
              <w:rPr>
                <w:rFonts w:ascii="Tahoma" w:hAnsi="Tahoma" w:cs="B Nazanin" w:hint="cs"/>
                <w:color w:val="000000"/>
                <w:sz w:val="24"/>
                <w:szCs w:val="24"/>
                <w:rtl/>
              </w:rPr>
              <w:t>ﻓﺮم</w:t>
            </w:r>
            <w:r w:rsidRPr="00B906DD">
              <w:rPr>
                <w:rFonts w:cs="B Nazanin" w:hint="cs"/>
                <w:color w:val="000000"/>
                <w:sz w:val="24"/>
                <w:szCs w:val="24"/>
                <w:rtl/>
              </w:rPr>
              <w:t xml:space="preserve"> </w:t>
            </w:r>
            <w:r w:rsidRPr="00B906DD">
              <w:rPr>
                <w:rFonts w:ascii="Tahoma" w:hAnsi="Tahoma" w:cs="B Nazanin" w:hint="cs"/>
                <w:color w:val="000000"/>
                <w:sz w:val="24"/>
                <w:szCs w:val="24"/>
                <w:rtl/>
              </w:rPr>
              <w:t>در</w:t>
            </w:r>
            <w:r w:rsidRPr="00B906DD">
              <w:rPr>
                <w:rFonts w:cs="B Nazanin" w:hint="cs"/>
                <w:color w:val="000000"/>
                <w:sz w:val="24"/>
                <w:szCs w:val="24"/>
                <w:rtl/>
              </w:rPr>
              <w:t xml:space="preserve"> </w:t>
            </w:r>
            <w:r w:rsidRPr="00B906DD">
              <w:rPr>
                <w:rFonts w:ascii="Tahoma" w:hAnsi="Tahoma" w:cs="B Nazanin" w:hint="cs"/>
                <w:color w:val="000000"/>
                <w:sz w:val="24"/>
                <w:szCs w:val="24"/>
                <w:rtl/>
              </w:rPr>
              <w:t>دو</w:t>
            </w:r>
            <w:r w:rsidRPr="00B906DD">
              <w:rPr>
                <w:rFonts w:cs="B Nazanin" w:hint="cs"/>
                <w:color w:val="000000"/>
                <w:sz w:val="24"/>
                <w:szCs w:val="24"/>
                <w:rtl/>
              </w:rPr>
              <w:t xml:space="preserve"> </w:t>
            </w:r>
            <w:r w:rsidRPr="00B906DD">
              <w:rPr>
                <w:rFonts w:ascii="Tahoma" w:hAnsi="Tahoma" w:cs="B Nazanin" w:hint="cs"/>
                <w:color w:val="000000"/>
                <w:sz w:val="24"/>
                <w:szCs w:val="24"/>
                <w:rtl/>
              </w:rPr>
              <w:t>ﻧﺴﺨﻪ</w:t>
            </w:r>
            <w:r w:rsidRPr="00B906DD">
              <w:rPr>
                <w:rFonts w:cs="B Nazanin" w:hint="cs"/>
                <w:color w:val="000000"/>
                <w:sz w:val="24"/>
                <w:szCs w:val="24"/>
                <w:rtl/>
              </w:rPr>
              <w:t xml:space="preserve"> </w:t>
            </w:r>
            <w:r w:rsidRPr="00B906DD">
              <w:rPr>
                <w:rFonts w:ascii="Tahoma" w:hAnsi="Tahoma" w:cs="B Nazanin" w:hint="cs"/>
                <w:color w:val="000000"/>
                <w:sz w:val="24"/>
                <w:szCs w:val="24"/>
                <w:rtl/>
              </w:rPr>
              <w:t>ﺗﻬﯿﻪ</w:t>
            </w:r>
            <w:r w:rsidRPr="00B906DD">
              <w:rPr>
                <w:rFonts w:cs="B Nazanin" w:hint="cs"/>
                <w:color w:val="000000"/>
                <w:sz w:val="24"/>
                <w:szCs w:val="24"/>
                <w:rtl/>
              </w:rPr>
              <w:t xml:space="preserve"> </w:t>
            </w:r>
            <w:r w:rsidRPr="00B906DD">
              <w:rPr>
                <w:rFonts w:ascii="Tahoma" w:hAnsi="Tahoma" w:cs="B Nazanin" w:hint="cs"/>
                <w:color w:val="000000"/>
                <w:sz w:val="24"/>
                <w:szCs w:val="24"/>
                <w:rtl/>
              </w:rPr>
              <w:t>ﺷﺪه</w:t>
            </w:r>
            <w:r w:rsidRPr="00B906DD">
              <w:rPr>
                <w:rFonts w:cs="B Nazanin" w:hint="cs"/>
                <w:color w:val="000000"/>
                <w:sz w:val="24"/>
                <w:szCs w:val="24"/>
                <w:rtl/>
              </w:rPr>
              <w:t xml:space="preserve"> </w:t>
            </w:r>
            <w:r w:rsidRPr="00B906DD">
              <w:rPr>
                <w:rFonts w:ascii="Tahoma" w:hAnsi="Tahoma" w:cs="B Nazanin" w:hint="cs"/>
                <w:color w:val="000000"/>
                <w:sz w:val="24"/>
                <w:szCs w:val="24"/>
                <w:rtl/>
              </w:rPr>
              <w:t>است</w:t>
            </w:r>
            <w:r w:rsidRPr="00B906DD">
              <w:rPr>
                <w:rFonts w:cs="B Nazanin" w:hint="cs"/>
                <w:color w:val="000000"/>
                <w:sz w:val="24"/>
                <w:szCs w:val="24"/>
                <w:rtl/>
              </w:rPr>
              <w:t xml:space="preserve"> </w:t>
            </w:r>
            <w:r w:rsidRPr="00B906DD">
              <w:rPr>
                <w:rFonts w:ascii="Tahoma" w:hAnsi="Tahoma" w:cs="B Nazanin" w:hint="cs"/>
                <w:color w:val="000000"/>
                <w:sz w:val="24"/>
                <w:szCs w:val="24"/>
                <w:rtl/>
              </w:rPr>
              <w:t>که</w:t>
            </w:r>
            <w:r w:rsidRPr="00B906DD">
              <w:rPr>
                <w:rFonts w:cs="B Nazanin" w:hint="cs"/>
                <w:color w:val="000000"/>
                <w:sz w:val="24"/>
                <w:szCs w:val="24"/>
                <w:rtl/>
              </w:rPr>
              <w:t xml:space="preserve"> </w:t>
            </w:r>
            <w:r w:rsidRPr="00B906DD">
              <w:rPr>
                <w:rFonts w:ascii="Tahoma" w:hAnsi="Tahoma" w:cs="B Nazanin" w:hint="cs"/>
                <w:color w:val="000000"/>
                <w:sz w:val="24"/>
                <w:szCs w:val="24"/>
                <w:rtl/>
              </w:rPr>
              <w:t>ﯾﮏ</w:t>
            </w:r>
            <w:r w:rsidRPr="00B906DD">
              <w:rPr>
                <w:rFonts w:cs="B Nazanin" w:hint="cs"/>
                <w:color w:val="000000"/>
                <w:sz w:val="24"/>
                <w:szCs w:val="24"/>
                <w:rtl/>
              </w:rPr>
              <w:t xml:space="preserve"> </w:t>
            </w:r>
            <w:r w:rsidRPr="00B906DD">
              <w:rPr>
                <w:rFonts w:ascii="Tahoma" w:hAnsi="Tahoma" w:cs="B Nazanin" w:hint="cs"/>
                <w:color w:val="000000"/>
                <w:sz w:val="24"/>
                <w:szCs w:val="24"/>
                <w:rtl/>
              </w:rPr>
              <w:t>ﻧﺴﺨﻪ</w:t>
            </w:r>
            <w:r w:rsidRPr="00B906DD">
              <w:rPr>
                <w:rFonts w:cs="B Nazanin" w:hint="cs"/>
                <w:color w:val="000000"/>
                <w:sz w:val="24"/>
                <w:szCs w:val="24"/>
                <w:rtl/>
              </w:rPr>
              <w:t xml:space="preserve"> </w:t>
            </w:r>
            <w:r w:rsidRPr="00B906DD">
              <w:rPr>
                <w:rFonts w:ascii="Tahoma" w:hAnsi="Tahoma" w:cs="B Nazanin" w:hint="cs"/>
                <w:color w:val="000000"/>
                <w:sz w:val="24"/>
                <w:szCs w:val="24"/>
                <w:rtl/>
              </w:rPr>
              <w:t>ﭘﺲ</w:t>
            </w:r>
            <w:r w:rsidRPr="00B906DD">
              <w:rPr>
                <w:rFonts w:cs="B Nazanin" w:hint="cs"/>
                <w:color w:val="000000"/>
                <w:sz w:val="24"/>
                <w:szCs w:val="24"/>
                <w:rtl/>
              </w:rPr>
              <w:t xml:space="preserve"> </w:t>
            </w:r>
            <w:r w:rsidRPr="00B906DD">
              <w:rPr>
                <w:rFonts w:ascii="Tahoma" w:hAnsi="Tahoma" w:cs="B Nazanin" w:hint="cs"/>
                <w:color w:val="000000"/>
                <w:sz w:val="24"/>
                <w:szCs w:val="24"/>
                <w:rtl/>
              </w:rPr>
              <w:t>از</w:t>
            </w:r>
            <w:r w:rsidRPr="00B906DD">
              <w:rPr>
                <w:rFonts w:cs="B Nazanin" w:hint="cs"/>
                <w:color w:val="000000"/>
                <w:sz w:val="24"/>
                <w:szCs w:val="24"/>
                <w:rtl/>
              </w:rPr>
              <w:t xml:space="preserve"> </w:t>
            </w:r>
            <w:r w:rsidRPr="00B906DD">
              <w:rPr>
                <w:rFonts w:ascii="Tahoma" w:hAnsi="Tahoma" w:cs="B Nazanin" w:hint="cs"/>
                <w:color w:val="000000"/>
                <w:sz w:val="24"/>
                <w:szCs w:val="24"/>
                <w:rtl/>
              </w:rPr>
              <w:t>امضا</w:t>
            </w:r>
            <w:r w:rsidRPr="00B906DD">
              <w:rPr>
                <w:rFonts w:cs="B Nazanin" w:hint="cs"/>
                <w:color w:val="000000"/>
                <w:sz w:val="24"/>
                <w:szCs w:val="24"/>
                <w:rtl/>
              </w:rPr>
              <w:t xml:space="preserve"> </w:t>
            </w:r>
            <w:r w:rsidRPr="00B906DD">
              <w:rPr>
                <w:rFonts w:ascii="Tahoma" w:hAnsi="Tahoma" w:cs="B Nazanin" w:hint="cs"/>
                <w:color w:val="000000"/>
                <w:sz w:val="24"/>
                <w:szCs w:val="24"/>
                <w:rtl/>
              </w:rPr>
              <w:t>در</w:t>
            </w:r>
            <w:r w:rsidRPr="00B906DD">
              <w:rPr>
                <w:rFonts w:cs="B Nazanin" w:hint="cs"/>
                <w:color w:val="000000"/>
                <w:sz w:val="24"/>
                <w:szCs w:val="24"/>
                <w:rtl/>
              </w:rPr>
              <w:t xml:space="preserve"> </w:t>
            </w:r>
            <w:r w:rsidRPr="00B906DD">
              <w:rPr>
                <w:rFonts w:ascii="Tahoma" w:hAnsi="Tahoma" w:cs="B Nazanin" w:hint="cs"/>
                <w:color w:val="000000"/>
                <w:sz w:val="24"/>
                <w:szCs w:val="24"/>
                <w:rtl/>
              </w:rPr>
              <w:t>اﺧﺘﯿﺎر</w:t>
            </w:r>
            <w:r w:rsidRPr="00B906DD">
              <w:rPr>
                <w:rFonts w:cs="B Nazanin" w:hint="cs"/>
                <w:color w:val="000000"/>
                <w:sz w:val="24"/>
                <w:szCs w:val="24"/>
                <w:rtl/>
              </w:rPr>
              <w:t xml:space="preserve"> «شرکت کننده در پژوهش» </w:t>
            </w:r>
            <w:r w:rsidRPr="00B906DD">
              <w:rPr>
                <w:rFonts w:ascii="Tahoma" w:hAnsi="Tahoma" w:cs="B Nazanin" w:hint="cs"/>
                <w:color w:val="000000"/>
                <w:sz w:val="24"/>
                <w:szCs w:val="24"/>
                <w:rtl/>
              </w:rPr>
              <w:t>و</w:t>
            </w:r>
            <w:r w:rsidRPr="00B906DD">
              <w:rPr>
                <w:rFonts w:cs="B Nazanin" w:hint="cs"/>
                <w:color w:val="000000"/>
                <w:sz w:val="24"/>
                <w:szCs w:val="24"/>
                <w:rtl/>
              </w:rPr>
              <w:t xml:space="preserve"> </w:t>
            </w:r>
            <w:r w:rsidRPr="00B906DD">
              <w:rPr>
                <w:rFonts w:ascii="Tahoma" w:hAnsi="Tahoma" w:cs="B Nazanin" w:hint="cs"/>
                <w:color w:val="000000"/>
                <w:sz w:val="24"/>
                <w:szCs w:val="24"/>
                <w:rtl/>
              </w:rPr>
              <w:t>یک</w:t>
            </w:r>
            <w:r w:rsidRPr="00B906DD">
              <w:rPr>
                <w:rFonts w:cs="B Nazanin" w:hint="cs"/>
                <w:color w:val="000000"/>
                <w:sz w:val="24"/>
                <w:szCs w:val="24"/>
                <w:rtl/>
              </w:rPr>
              <w:t xml:space="preserve"> </w:t>
            </w:r>
            <w:r w:rsidRPr="00B906DD">
              <w:rPr>
                <w:rFonts w:ascii="Tahoma" w:hAnsi="Tahoma" w:cs="B Nazanin" w:hint="cs"/>
                <w:color w:val="000000"/>
                <w:sz w:val="24"/>
                <w:szCs w:val="24"/>
                <w:rtl/>
              </w:rPr>
              <w:t>ﻧﺴﺨﻪ</w:t>
            </w:r>
            <w:r w:rsidRPr="00B906DD">
              <w:rPr>
                <w:rFonts w:cs="B Nazanin" w:hint="cs"/>
                <w:color w:val="000000"/>
                <w:sz w:val="24"/>
                <w:szCs w:val="24"/>
                <w:rtl/>
              </w:rPr>
              <w:t xml:space="preserve"> </w:t>
            </w:r>
            <w:r w:rsidRPr="00B906DD">
              <w:rPr>
                <w:rFonts w:ascii="Tahoma" w:hAnsi="Tahoma" w:cs="B Nazanin" w:hint="cs"/>
                <w:color w:val="000000"/>
                <w:sz w:val="24"/>
                <w:szCs w:val="24"/>
                <w:rtl/>
              </w:rPr>
              <w:t>دراﺧﺘﯿﺎر</w:t>
            </w:r>
            <w:r w:rsidRPr="00B906DD">
              <w:rPr>
                <w:rFonts w:cs="B Nazanin" w:hint="cs"/>
                <w:color w:val="000000"/>
                <w:sz w:val="24"/>
                <w:szCs w:val="24"/>
                <w:rtl/>
              </w:rPr>
              <w:t xml:space="preserve"> </w:t>
            </w:r>
            <w:r w:rsidRPr="00B906DD">
              <w:rPr>
                <w:rFonts w:ascii="Tahoma" w:hAnsi="Tahoma" w:cs="B Nazanin" w:hint="cs"/>
                <w:color w:val="000000"/>
                <w:sz w:val="24"/>
                <w:szCs w:val="24"/>
                <w:rtl/>
              </w:rPr>
              <w:t>«پژوهشگر اصلی» ﻗﺮار</w:t>
            </w:r>
            <w:r w:rsidRPr="00B906DD">
              <w:rPr>
                <w:rFonts w:cs="B Nazanin" w:hint="cs"/>
                <w:color w:val="000000"/>
                <w:sz w:val="24"/>
                <w:szCs w:val="24"/>
                <w:rtl/>
              </w:rPr>
              <w:t xml:space="preserve"> </w:t>
            </w:r>
            <w:r w:rsidRPr="00B906DD">
              <w:rPr>
                <w:rFonts w:ascii="Tahoma" w:hAnsi="Tahoma" w:cs="B Nazanin" w:hint="cs"/>
                <w:color w:val="000000"/>
                <w:sz w:val="24"/>
                <w:szCs w:val="24"/>
                <w:rtl/>
              </w:rPr>
              <w:t>ﺧﻮاﻫﺪ</w:t>
            </w:r>
            <w:r w:rsidRPr="00B906DD">
              <w:rPr>
                <w:rFonts w:cs="B Nazanin" w:hint="cs"/>
                <w:color w:val="000000"/>
                <w:sz w:val="24"/>
                <w:szCs w:val="24"/>
                <w:rtl/>
              </w:rPr>
              <w:t xml:space="preserve"> </w:t>
            </w:r>
            <w:r w:rsidRPr="00B906DD">
              <w:rPr>
                <w:rFonts w:ascii="Tahoma" w:hAnsi="Tahoma" w:cs="B Nazanin" w:hint="cs"/>
                <w:color w:val="000000"/>
                <w:sz w:val="24"/>
                <w:szCs w:val="24"/>
                <w:rtl/>
              </w:rPr>
              <w:t>ﮔﺮﻓﺖ</w:t>
            </w:r>
            <w:r w:rsidRPr="00B906DD">
              <w:rPr>
                <w:rFonts w:cs="B Nazanin"/>
                <w:color w:val="000000"/>
                <w:sz w:val="24"/>
                <w:szCs w:val="24"/>
                <w:rtl/>
              </w:rPr>
              <w:t>.</w:t>
            </w:r>
            <w:r w:rsidRPr="00B906DD">
              <w:rPr>
                <w:rFonts w:cs="B Nazanin" w:hint="cs"/>
                <w:color w:val="000000"/>
                <w:sz w:val="24"/>
                <w:szCs w:val="24"/>
                <w:rtl/>
              </w:rPr>
              <w:t xml:space="preserve"> </w:t>
            </w:r>
          </w:p>
        </w:tc>
      </w:tr>
    </w:tbl>
    <w:p w14:paraId="17E73290" w14:textId="77777777" w:rsidR="00B906DD" w:rsidRDefault="00B906DD" w:rsidP="00B906DD">
      <w:pPr>
        <w:bidi w:val="0"/>
        <w:spacing w:after="0" w:line="240" w:lineRule="auto"/>
        <w:rPr>
          <w:rFonts w:cs="Titr"/>
          <w:rtl/>
          <w:lang w:eastAsia="zh-CN"/>
        </w:rPr>
      </w:pPr>
    </w:p>
    <w:p w14:paraId="52DD3449" w14:textId="77777777" w:rsidR="005C7A05" w:rsidRDefault="005C7A05" w:rsidP="005C7A05">
      <w:pPr>
        <w:bidi w:val="0"/>
        <w:spacing w:after="0" w:line="240" w:lineRule="auto"/>
        <w:rPr>
          <w:rFonts w:cs="Titr"/>
          <w:rtl/>
          <w:lang w:eastAsia="zh-CN"/>
        </w:rPr>
      </w:pPr>
    </w:p>
    <w:p w14:paraId="25CCD118" w14:textId="77777777" w:rsidR="005C7A05" w:rsidRDefault="005C7A05" w:rsidP="005C7A05">
      <w:pPr>
        <w:bidi w:val="0"/>
        <w:spacing w:after="0" w:line="240" w:lineRule="auto"/>
        <w:rPr>
          <w:rFonts w:cs="Titr"/>
          <w:rtl/>
          <w:lang w:eastAsia="zh-CN"/>
        </w:rPr>
      </w:pPr>
    </w:p>
    <w:p w14:paraId="34138366" w14:textId="77777777" w:rsidR="005C7A05" w:rsidRPr="00B906DD" w:rsidRDefault="005C7A05" w:rsidP="005C7A05">
      <w:pPr>
        <w:bidi w:val="0"/>
        <w:spacing w:after="0" w:line="240" w:lineRule="auto"/>
        <w:rPr>
          <w:rFonts w:cs="Titr"/>
          <w:rtl/>
          <w:lang w:eastAsia="zh-CN"/>
        </w:r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single" w:sz="4" w:space="0" w:color="auto"/>
          <w:insideV w:val="thinThickSmallGap" w:sz="12" w:space="0" w:color="auto"/>
        </w:tblBorders>
        <w:tblLook w:val="01E0" w:firstRow="1" w:lastRow="1" w:firstColumn="1" w:lastColumn="1" w:noHBand="0" w:noVBand="0"/>
      </w:tblPr>
      <w:tblGrid>
        <w:gridCol w:w="1901"/>
        <w:gridCol w:w="525"/>
        <w:gridCol w:w="1275"/>
        <w:gridCol w:w="715"/>
        <w:gridCol w:w="5413"/>
      </w:tblGrid>
      <w:tr w:rsidR="00B906DD" w:rsidRPr="00B906DD" w14:paraId="0AE63393" w14:textId="77777777" w:rsidTr="00CF051E">
        <w:trPr>
          <w:trHeight w:val="20"/>
        </w:trPr>
        <w:tc>
          <w:tcPr>
            <w:tcW w:w="9829" w:type="dxa"/>
            <w:gridSpan w:val="5"/>
            <w:tcBorders>
              <w:top w:val="thinThickSmallGap" w:sz="12" w:space="0" w:color="auto"/>
              <w:left w:val="thinThickSmallGap" w:sz="12" w:space="0" w:color="auto"/>
              <w:bottom w:val="single" w:sz="4" w:space="0" w:color="auto"/>
              <w:right w:val="thinThickSmallGap" w:sz="12" w:space="0" w:color="auto"/>
            </w:tcBorders>
            <w:shd w:val="clear" w:color="auto" w:fill="auto"/>
          </w:tcPr>
          <w:p w14:paraId="1B8B7D41" w14:textId="77777777" w:rsidR="00B906DD" w:rsidRPr="00B906DD" w:rsidRDefault="00B906DD" w:rsidP="00B906DD">
            <w:pPr>
              <w:widowControl w:val="0"/>
              <w:spacing w:after="0" w:line="240" w:lineRule="auto"/>
              <w:jc w:val="center"/>
              <w:rPr>
                <w:rFonts w:cs="B Zar"/>
                <w:b/>
                <w:bCs/>
                <w:sz w:val="26"/>
                <w:szCs w:val="26"/>
                <w:rtl/>
              </w:rPr>
            </w:pPr>
            <w:r w:rsidRPr="00B906DD">
              <w:rPr>
                <w:rFonts w:cs="B Zar" w:hint="cs"/>
                <w:b/>
                <w:bCs/>
                <w:sz w:val="26"/>
                <w:szCs w:val="26"/>
                <w:rtl/>
              </w:rPr>
              <w:t>قسمت گواهی ارائه رضایت آگاهانه</w:t>
            </w:r>
          </w:p>
          <w:p w14:paraId="5150F044" w14:textId="77777777" w:rsidR="00B906DD" w:rsidRPr="00B906DD" w:rsidRDefault="00B906DD" w:rsidP="00B906DD">
            <w:pPr>
              <w:widowControl w:val="0"/>
              <w:spacing w:after="0" w:line="240" w:lineRule="auto"/>
              <w:jc w:val="both"/>
              <w:rPr>
                <w:rFonts w:cs="B Nazanin"/>
                <w:i/>
                <w:iCs/>
                <w:color w:val="FF0000"/>
                <w:sz w:val="10"/>
                <w:szCs w:val="10"/>
                <w:rtl/>
              </w:rPr>
            </w:pPr>
          </w:p>
          <w:p w14:paraId="291E4FC0" w14:textId="77777777" w:rsidR="00B906DD" w:rsidRPr="00B906DD" w:rsidRDefault="00B906DD" w:rsidP="00DE4F31">
            <w:pPr>
              <w:numPr>
                <w:ilvl w:val="0"/>
                <w:numId w:val="1"/>
              </w:numPr>
              <w:spacing w:after="0" w:line="264" w:lineRule="auto"/>
              <w:jc w:val="both"/>
              <w:rPr>
                <w:rFonts w:cs="B Zar"/>
                <w:sz w:val="6"/>
                <w:szCs w:val="6"/>
                <w:rtl/>
              </w:rPr>
            </w:pPr>
          </w:p>
        </w:tc>
      </w:tr>
      <w:tr w:rsidR="00B906DD" w:rsidRPr="00B906DD" w14:paraId="4E3E1C9B" w14:textId="77777777" w:rsidTr="00CF051E">
        <w:trPr>
          <w:trHeight w:val="20"/>
        </w:trPr>
        <w:tc>
          <w:tcPr>
            <w:tcW w:w="9829" w:type="dxa"/>
            <w:gridSpan w:val="5"/>
            <w:tcBorders>
              <w:top w:val="single" w:sz="4" w:space="0" w:color="auto"/>
              <w:left w:val="thinThickSmallGap" w:sz="12" w:space="0" w:color="auto"/>
              <w:bottom w:val="single" w:sz="4" w:space="0" w:color="auto"/>
              <w:right w:val="thinThickSmallGap" w:sz="12" w:space="0" w:color="auto"/>
            </w:tcBorders>
            <w:shd w:val="clear" w:color="auto" w:fill="auto"/>
            <w:vAlign w:val="center"/>
          </w:tcPr>
          <w:p w14:paraId="3C553212" w14:textId="77777777" w:rsidR="00B906DD" w:rsidRPr="00B906DD" w:rsidRDefault="00B906DD" w:rsidP="00B906DD">
            <w:pPr>
              <w:spacing w:after="0" w:line="240" w:lineRule="auto"/>
              <w:jc w:val="lowKashida"/>
              <w:rPr>
                <w:rFonts w:cs="B Nazanin"/>
                <w:b/>
                <w:bCs/>
                <w:color w:val="000000"/>
                <w:sz w:val="24"/>
                <w:szCs w:val="24"/>
                <w:rtl/>
              </w:rPr>
            </w:pPr>
            <w:r w:rsidRPr="00B906DD">
              <w:rPr>
                <w:rFonts w:cs="B Nazanin" w:hint="cs"/>
                <w:b/>
                <w:bCs/>
                <w:color w:val="000000"/>
                <w:sz w:val="24"/>
                <w:szCs w:val="24"/>
                <w:rtl/>
              </w:rPr>
              <w:t xml:space="preserve">21- گواهی تعهد پژوهشگر اصلی (پژوهشگران اصلی): </w:t>
            </w:r>
          </w:p>
          <w:p w14:paraId="2B6EA1B3" w14:textId="10B241C2" w:rsidR="00B906DD" w:rsidRPr="00B906DD" w:rsidRDefault="00B906DD" w:rsidP="00B906DD">
            <w:pPr>
              <w:spacing w:after="0" w:line="240" w:lineRule="auto"/>
              <w:jc w:val="lowKashida"/>
              <w:rPr>
                <w:rFonts w:cs="B Nazanin"/>
                <w:color w:val="000000"/>
                <w:sz w:val="10"/>
                <w:szCs w:val="10"/>
                <w:rtl/>
              </w:rPr>
            </w:pPr>
            <w:r w:rsidRPr="00B906DD">
              <w:rPr>
                <w:rFonts w:cs="B Nazanin" w:hint="cs"/>
                <w:color w:val="000000"/>
                <w:sz w:val="24"/>
                <w:szCs w:val="24"/>
                <w:rtl/>
              </w:rPr>
              <w:t>اینجانب</w:t>
            </w:r>
            <w:r w:rsidR="00DE4F31">
              <w:rPr>
                <w:rFonts w:cs="B Nazanin" w:hint="cs"/>
                <w:color w:val="000000"/>
                <w:sz w:val="24"/>
                <w:szCs w:val="24"/>
                <w:rtl/>
              </w:rPr>
              <w:t xml:space="preserve"> </w:t>
            </w:r>
            <w:r w:rsidR="005C7A05" w:rsidRPr="005C7A05">
              <w:rPr>
                <w:rFonts w:cs="B Nazanin" w:hint="cs"/>
                <w:b/>
                <w:bCs/>
                <w:color w:val="000000"/>
                <w:sz w:val="24"/>
                <w:szCs w:val="24"/>
                <w:rtl/>
              </w:rPr>
              <w:t>مهدیه قهار</w:t>
            </w:r>
            <w:r w:rsidRPr="00B906DD">
              <w:rPr>
                <w:rFonts w:cs="B Nazanin" w:hint="cs"/>
                <w:color w:val="000000"/>
                <w:sz w:val="24"/>
                <w:szCs w:val="24"/>
                <w:rtl/>
              </w:rPr>
              <w:t xml:space="preserve"> به عنوان «پژوهشگر اصلی» ﻣﻠﺰم ﺑﻪ اﺟﺮاي ﺗﻌﻬﺪات ﻣﻔﺎد این رضایت نامه بوده و اعلام می کنم که</w:t>
            </w:r>
            <w:r w:rsidRPr="00B906DD">
              <w:rPr>
                <w:rFonts w:cs="B Nazanin" w:hint="cs"/>
                <w:color w:val="000000"/>
                <w:sz w:val="24"/>
                <w:szCs w:val="24"/>
                <w:rtl/>
                <w:lang w:bidi="fa-IR"/>
              </w:rPr>
              <w:t xml:space="preserve"> «شرکت کننده در پژوهش»،  </w:t>
            </w:r>
            <w:r w:rsidRPr="00B906DD">
              <w:rPr>
                <w:rFonts w:cs="B Nazanin" w:hint="cs"/>
                <w:color w:val="000000"/>
                <w:sz w:val="24"/>
                <w:szCs w:val="24"/>
                <w:rtl/>
              </w:rPr>
              <w:t xml:space="preserve">«قسمت اطلاعات مربوط به پژوهش» </w:t>
            </w:r>
            <w:r w:rsidRPr="00B906DD">
              <w:rPr>
                <w:rFonts w:cs="B Nazanin" w:hint="cs"/>
                <w:sz w:val="24"/>
                <w:szCs w:val="24"/>
                <w:rtl/>
                <w:lang w:eastAsia="zh-CN"/>
              </w:rPr>
              <w:t xml:space="preserve">را به طور دقیق خوانده و به وی فرصت داده شده است تا سوالات خود را بپرسد و تمام سوالات وی به درستی و در حد توان پاسخ داده شده است. من تایید می‌کنم که رضایت به صورت آزادانه و داوطلبانه از </w:t>
            </w:r>
            <w:r w:rsidRPr="00B906DD">
              <w:rPr>
                <w:rFonts w:cs="B Nazanin" w:hint="cs"/>
                <w:color w:val="000000"/>
                <w:sz w:val="24"/>
                <w:szCs w:val="24"/>
                <w:rtl/>
                <w:lang w:bidi="fa-IR"/>
              </w:rPr>
              <w:t>شرکت کننده در پژوهش،</w:t>
            </w:r>
            <w:r w:rsidRPr="00B906DD">
              <w:rPr>
                <w:rFonts w:cs="B Nazanin" w:hint="cs"/>
                <w:sz w:val="24"/>
                <w:szCs w:val="24"/>
                <w:rtl/>
                <w:lang w:eastAsia="zh-CN"/>
              </w:rPr>
              <w:t xml:space="preserve"> اخذ شده است</w:t>
            </w:r>
            <w:r w:rsidRPr="00B906DD">
              <w:rPr>
                <w:rFonts w:cs="B Nazanin" w:hint="cs"/>
                <w:sz w:val="24"/>
                <w:szCs w:val="24"/>
                <w:lang w:eastAsia="zh-CN"/>
              </w:rPr>
              <w:t>.</w:t>
            </w:r>
            <w:r w:rsidRPr="00B906DD">
              <w:rPr>
                <w:rFonts w:cs="B Nazanin" w:hint="cs"/>
                <w:color w:val="000000"/>
                <w:sz w:val="24"/>
                <w:szCs w:val="24"/>
                <w:rtl/>
              </w:rPr>
              <w:t xml:space="preserve"> همچنین یک نسخه از این فرم پس از امضا در اختیار </w:t>
            </w:r>
            <w:r w:rsidRPr="00B906DD">
              <w:rPr>
                <w:rFonts w:cs="B Nazanin" w:hint="cs"/>
                <w:color w:val="000000"/>
                <w:sz w:val="24"/>
                <w:szCs w:val="24"/>
                <w:rtl/>
                <w:lang w:bidi="fa-IR"/>
              </w:rPr>
              <w:t>«شرکت کننده در پژوهش</w:t>
            </w:r>
            <w:r w:rsidRPr="00B906DD">
              <w:rPr>
                <w:rFonts w:cs="B Nazanin" w:hint="cs"/>
                <w:sz w:val="24"/>
                <w:szCs w:val="24"/>
                <w:rtl/>
                <w:lang w:eastAsia="zh-CN"/>
              </w:rPr>
              <w:t xml:space="preserve">» </w:t>
            </w:r>
            <w:r w:rsidRPr="00B906DD">
              <w:rPr>
                <w:rFonts w:cs="B Nazanin" w:hint="cs"/>
                <w:color w:val="000000"/>
                <w:sz w:val="24"/>
                <w:szCs w:val="24"/>
                <w:rtl/>
              </w:rPr>
              <w:t xml:space="preserve">قرار می گیرد.   </w:t>
            </w:r>
          </w:p>
        </w:tc>
      </w:tr>
      <w:tr w:rsidR="00B906DD" w:rsidRPr="00B906DD" w14:paraId="37DA5CF6" w14:textId="77777777" w:rsidTr="00CF051E">
        <w:trPr>
          <w:trHeight w:val="20"/>
        </w:trPr>
        <w:tc>
          <w:tcPr>
            <w:tcW w:w="2426" w:type="dxa"/>
            <w:gridSpan w:val="2"/>
            <w:tcBorders>
              <w:top w:val="single" w:sz="4" w:space="0" w:color="auto"/>
              <w:left w:val="thinThickSmallGap" w:sz="12" w:space="0" w:color="auto"/>
              <w:bottom w:val="thinThickSmallGap" w:sz="12" w:space="0" w:color="auto"/>
              <w:right w:val="single" w:sz="4" w:space="0" w:color="auto"/>
            </w:tcBorders>
            <w:shd w:val="clear" w:color="auto" w:fill="auto"/>
          </w:tcPr>
          <w:p w14:paraId="3FDC3236" w14:textId="77777777" w:rsidR="00B906DD" w:rsidRPr="00B906DD" w:rsidRDefault="00B906DD" w:rsidP="00B906DD">
            <w:pPr>
              <w:spacing w:after="0" w:line="240" w:lineRule="auto"/>
              <w:rPr>
                <w:rFonts w:ascii="Tahoma" w:hAnsi="Tahoma" w:cs="B Nazanin"/>
                <w:b/>
                <w:bCs/>
                <w:color w:val="000000"/>
                <w:sz w:val="24"/>
                <w:szCs w:val="24"/>
                <w:rtl/>
                <w:lang w:bidi="fa-IR"/>
              </w:rPr>
            </w:pPr>
            <w:r w:rsidRPr="00B906DD">
              <w:rPr>
                <w:rFonts w:cs="B Nazanin" w:hint="cs"/>
                <w:color w:val="000000"/>
                <w:sz w:val="24"/>
                <w:szCs w:val="24"/>
                <w:rtl/>
              </w:rPr>
              <w:t>امضا</w:t>
            </w:r>
          </w:p>
          <w:p w14:paraId="7D7F1B87" w14:textId="77777777" w:rsidR="00B906DD" w:rsidRPr="00B906DD" w:rsidRDefault="00B906DD" w:rsidP="00B906DD">
            <w:pPr>
              <w:spacing w:after="0" w:line="240" w:lineRule="auto"/>
              <w:rPr>
                <w:rFonts w:ascii="Tahoma" w:hAnsi="Tahoma" w:cs="B Nazanin"/>
                <w:b/>
                <w:bCs/>
                <w:color w:val="000000"/>
                <w:sz w:val="24"/>
                <w:szCs w:val="24"/>
                <w:rtl/>
                <w:lang w:bidi="fa-IR"/>
              </w:rPr>
            </w:pPr>
          </w:p>
        </w:tc>
        <w:tc>
          <w:tcPr>
            <w:tcW w:w="1990" w:type="dxa"/>
            <w:gridSpan w:val="2"/>
            <w:tcBorders>
              <w:top w:val="single" w:sz="4" w:space="0" w:color="auto"/>
              <w:left w:val="single" w:sz="4" w:space="0" w:color="auto"/>
              <w:bottom w:val="thinThickSmallGap" w:sz="12" w:space="0" w:color="auto"/>
              <w:right w:val="single" w:sz="4" w:space="0" w:color="auto"/>
            </w:tcBorders>
            <w:shd w:val="clear" w:color="auto" w:fill="auto"/>
          </w:tcPr>
          <w:p w14:paraId="1050090D" w14:textId="77777777" w:rsidR="00B906DD" w:rsidRPr="00B906DD" w:rsidRDefault="00B906DD" w:rsidP="00B906DD">
            <w:pPr>
              <w:spacing w:after="0" w:line="240" w:lineRule="auto"/>
              <w:rPr>
                <w:rFonts w:ascii="Tahoma" w:hAnsi="Tahoma" w:cs="B Nazanin"/>
                <w:b/>
                <w:bCs/>
                <w:color w:val="000000"/>
                <w:sz w:val="24"/>
                <w:szCs w:val="24"/>
                <w:rtl/>
                <w:lang w:bidi="fa-IR"/>
              </w:rPr>
            </w:pPr>
            <w:r w:rsidRPr="00B906DD">
              <w:rPr>
                <w:rFonts w:cs="B Nazanin" w:hint="cs"/>
                <w:color w:val="000000"/>
                <w:sz w:val="24"/>
                <w:szCs w:val="24"/>
                <w:rtl/>
              </w:rPr>
              <w:t>تاریخ:</w:t>
            </w:r>
          </w:p>
        </w:tc>
        <w:tc>
          <w:tcPr>
            <w:tcW w:w="5413" w:type="dxa"/>
            <w:tcBorders>
              <w:top w:val="single" w:sz="4" w:space="0" w:color="auto"/>
              <w:left w:val="single" w:sz="4" w:space="0" w:color="auto"/>
              <w:bottom w:val="thinThickSmallGap" w:sz="12" w:space="0" w:color="auto"/>
              <w:right w:val="thinThickSmallGap" w:sz="12" w:space="0" w:color="auto"/>
            </w:tcBorders>
            <w:shd w:val="clear" w:color="auto" w:fill="auto"/>
          </w:tcPr>
          <w:p w14:paraId="6977E6B3" w14:textId="77777777" w:rsidR="00B906DD" w:rsidRPr="00B906DD" w:rsidRDefault="00B906DD" w:rsidP="00B906DD">
            <w:pPr>
              <w:spacing w:after="0" w:line="240" w:lineRule="auto"/>
              <w:jc w:val="lowKashida"/>
              <w:rPr>
                <w:rFonts w:cs="B Nazanin"/>
                <w:color w:val="000000"/>
                <w:sz w:val="24"/>
                <w:szCs w:val="24"/>
                <w:rtl/>
              </w:rPr>
            </w:pPr>
            <w:r w:rsidRPr="00B906DD">
              <w:rPr>
                <w:rFonts w:cs="B Nazanin" w:hint="cs"/>
                <w:color w:val="000000"/>
                <w:sz w:val="24"/>
                <w:szCs w:val="24"/>
                <w:rtl/>
              </w:rPr>
              <w:t xml:space="preserve">نام و نام خانوادگی «پژوهشگر اصلی»:                                                                                                               </w:t>
            </w:r>
          </w:p>
        </w:tc>
      </w:tr>
      <w:tr w:rsidR="00ED0B16" w:rsidRPr="00B906DD" w14:paraId="563F880D" w14:textId="77777777" w:rsidTr="00CF051E">
        <w:trPr>
          <w:trHeight w:val="20"/>
        </w:trPr>
        <w:tc>
          <w:tcPr>
            <w:tcW w:w="2426" w:type="dxa"/>
            <w:gridSpan w:val="2"/>
            <w:tcBorders>
              <w:top w:val="single" w:sz="4" w:space="0" w:color="auto"/>
              <w:left w:val="thinThickSmallGap" w:sz="12" w:space="0" w:color="auto"/>
              <w:bottom w:val="thinThickSmallGap" w:sz="12" w:space="0" w:color="auto"/>
              <w:right w:val="single" w:sz="4" w:space="0" w:color="auto"/>
            </w:tcBorders>
            <w:shd w:val="clear" w:color="auto" w:fill="auto"/>
          </w:tcPr>
          <w:p w14:paraId="644466F5" w14:textId="77777777" w:rsidR="00ED0B16" w:rsidRPr="005D0CF2" w:rsidRDefault="00ED0B16" w:rsidP="00B906DD">
            <w:pPr>
              <w:spacing w:after="0" w:line="240" w:lineRule="auto"/>
              <w:rPr>
                <w:rFonts w:ascii="Calibri" w:eastAsia="Calibri" w:hAnsi="Calibri" w:cs="B Nazanin"/>
                <w:noProof/>
                <w:sz w:val="24"/>
                <w:szCs w:val="24"/>
              </w:rPr>
            </w:pPr>
            <w:ins w:id="3" w:author="OST" w:date="2024-07-01T12:48:00Z">
              <w:r w:rsidRPr="006623FC">
                <w:rPr>
                  <w:rFonts w:cs="Arial"/>
                  <w:noProof/>
                  <w:rtl/>
                </w:rPr>
                <w:drawing>
                  <wp:inline distT="0" distB="0" distL="0" distR="0" wp14:anchorId="677F177F" wp14:editId="11B54F90">
                    <wp:extent cx="920750" cy="520905"/>
                    <wp:effectExtent l="0" t="0" r="0" b="0"/>
                    <wp:docPr id="5" name="Picture 5" descr="C:\Users\OST\Desktop\IMG_83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ST\Desktop\IMG_8384(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935627" cy="529321"/>
                            </a:xfrm>
                            <a:prstGeom prst="rect">
                              <a:avLst/>
                            </a:prstGeom>
                            <a:noFill/>
                            <a:ln>
                              <a:noFill/>
                            </a:ln>
                          </pic:spPr>
                        </pic:pic>
                      </a:graphicData>
                    </a:graphic>
                  </wp:inline>
                </w:drawing>
              </w:r>
            </w:ins>
          </w:p>
        </w:tc>
        <w:tc>
          <w:tcPr>
            <w:tcW w:w="1990" w:type="dxa"/>
            <w:gridSpan w:val="2"/>
            <w:tcBorders>
              <w:top w:val="single" w:sz="4" w:space="0" w:color="auto"/>
              <w:left w:val="single" w:sz="4" w:space="0" w:color="auto"/>
              <w:bottom w:val="thinThickSmallGap" w:sz="12" w:space="0" w:color="auto"/>
              <w:right w:val="single" w:sz="4" w:space="0" w:color="auto"/>
            </w:tcBorders>
            <w:shd w:val="clear" w:color="auto" w:fill="auto"/>
          </w:tcPr>
          <w:p w14:paraId="2F2EAE34" w14:textId="77777777" w:rsidR="00ED0B16" w:rsidRPr="00B906DD" w:rsidRDefault="00ED0B16" w:rsidP="00B906DD">
            <w:pPr>
              <w:spacing w:after="0" w:line="240" w:lineRule="auto"/>
              <w:rPr>
                <w:rFonts w:cs="B Nazanin"/>
                <w:color w:val="000000"/>
                <w:sz w:val="24"/>
                <w:szCs w:val="24"/>
                <w:rtl/>
              </w:rPr>
            </w:pPr>
          </w:p>
        </w:tc>
        <w:tc>
          <w:tcPr>
            <w:tcW w:w="5413" w:type="dxa"/>
            <w:tcBorders>
              <w:top w:val="single" w:sz="4" w:space="0" w:color="auto"/>
              <w:left w:val="single" w:sz="4" w:space="0" w:color="auto"/>
              <w:bottom w:val="thinThickSmallGap" w:sz="12" w:space="0" w:color="auto"/>
              <w:right w:val="thinThickSmallGap" w:sz="12" w:space="0" w:color="auto"/>
            </w:tcBorders>
            <w:shd w:val="clear" w:color="auto" w:fill="auto"/>
          </w:tcPr>
          <w:p w14:paraId="2CDDDBA1" w14:textId="6B4B4EB3" w:rsidR="00ED0B16" w:rsidRDefault="00ED0B16" w:rsidP="00FF06A4">
            <w:pPr>
              <w:spacing w:after="0" w:line="240" w:lineRule="auto"/>
              <w:jc w:val="lowKashida"/>
              <w:rPr>
                <w:rFonts w:cs="B Nazanin"/>
                <w:color w:val="000000"/>
                <w:sz w:val="24"/>
                <w:szCs w:val="24"/>
                <w:rtl/>
              </w:rPr>
            </w:pPr>
            <w:r>
              <w:rPr>
                <w:rFonts w:cs="B Nazanin" w:hint="cs"/>
                <w:color w:val="000000"/>
                <w:sz w:val="24"/>
                <w:szCs w:val="24"/>
                <w:rtl/>
              </w:rPr>
              <w:t xml:space="preserve">دکتر </w:t>
            </w:r>
            <w:r w:rsidR="00FF06A4">
              <w:rPr>
                <w:rFonts w:cs="B Nazanin" w:hint="cs"/>
                <w:color w:val="000000"/>
                <w:sz w:val="24"/>
                <w:szCs w:val="24"/>
                <w:rtl/>
              </w:rPr>
              <w:t>سعید وزیری یزدی</w:t>
            </w:r>
          </w:p>
        </w:tc>
      </w:tr>
      <w:tr w:rsidR="00ED0B16" w:rsidRPr="00B906DD" w14:paraId="5E45EB00" w14:textId="77777777" w:rsidTr="00CF051E">
        <w:trPr>
          <w:trHeight w:val="20"/>
        </w:trPr>
        <w:tc>
          <w:tcPr>
            <w:tcW w:w="2426" w:type="dxa"/>
            <w:gridSpan w:val="2"/>
            <w:tcBorders>
              <w:top w:val="single" w:sz="4" w:space="0" w:color="auto"/>
              <w:left w:val="thinThickSmallGap" w:sz="12" w:space="0" w:color="auto"/>
              <w:bottom w:val="thinThickSmallGap" w:sz="12" w:space="0" w:color="auto"/>
              <w:right w:val="single" w:sz="4" w:space="0" w:color="auto"/>
            </w:tcBorders>
            <w:shd w:val="clear" w:color="auto" w:fill="auto"/>
          </w:tcPr>
          <w:p w14:paraId="5E534F62" w14:textId="77777777" w:rsidR="00ED0B16" w:rsidRPr="006623FC" w:rsidRDefault="00ED0B16" w:rsidP="00B906DD">
            <w:pPr>
              <w:spacing w:after="0" w:line="240" w:lineRule="auto"/>
              <w:rPr>
                <w:rFonts w:cs="Arial"/>
                <w:noProof/>
                <w:rtl/>
              </w:rPr>
            </w:pPr>
            <w:r>
              <w:rPr>
                <w:noProof/>
              </w:rPr>
              <w:drawing>
                <wp:inline distT="0" distB="0" distL="0" distR="0" wp14:anchorId="73B9F46B" wp14:editId="3FE2940C">
                  <wp:extent cx="662940" cy="46609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2940" cy="466090"/>
                          </a:xfrm>
                          <a:prstGeom prst="rect">
                            <a:avLst/>
                          </a:prstGeom>
                        </pic:spPr>
                      </pic:pic>
                    </a:graphicData>
                  </a:graphic>
                </wp:inline>
              </w:drawing>
            </w:r>
          </w:p>
        </w:tc>
        <w:tc>
          <w:tcPr>
            <w:tcW w:w="1990" w:type="dxa"/>
            <w:gridSpan w:val="2"/>
            <w:tcBorders>
              <w:top w:val="single" w:sz="4" w:space="0" w:color="auto"/>
              <w:left w:val="single" w:sz="4" w:space="0" w:color="auto"/>
              <w:bottom w:val="thinThickSmallGap" w:sz="12" w:space="0" w:color="auto"/>
              <w:right w:val="single" w:sz="4" w:space="0" w:color="auto"/>
            </w:tcBorders>
            <w:shd w:val="clear" w:color="auto" w:fill="auto"/>
          </w:tcPr>
          <w:p w14:paraId="3D195BB0" w14:textId="77777777" w:rsidR="00ED0B16" w:rsidRPr="00B906DD" w:rsidRDefault="00ED0B16" w:rsidP="00B906DD">
            <w:pPr>
              <w:spacing w:after="0" w:line="240" w:lineRule="auto"/>
              <w:rPr>
                <w:rFonts w:cs="B Nazanin"/>
                <w:color w:val="000000"/>
                <w:sz w:val="24"/>
                <w:szCs w:val="24"/>
                <w:rtl/>
              </w:rPr>
            </w:pPr>
          </w:p>
        </w:tc>
        <w:tc>
          <w:tcPr>
            <w:tcW w:w="5413" w:type="dxa"/>
            <w:tcBorders>
              <w:top w:val="single" w:sz="4" w:space="0" w:color="auto"/>
              <w:left w:val="single" w:sz="4" w:space="0" w:color="auto"/>
              <w:bottom w:val="thinThickSmallGap" w:sz="12" w:space="0" w:color="auto"/>
              <w:right w:val="thinThickSmallGap" w:sz="12" w:space="0" w:color="auto"/>
            </w:tcBorders>
            <w:shd w:val="clear" w:color="auto" w:fill="auto"/>
          </w:tcPr>
          <w:p w14:paraId="10DF36CC" w14:textId="4A05A595" w:rsidR="00ED0B16" w:rsidRDefault="00FF06A4" w:rsidP="00B906DD">
            <w:pPr>
              <w:spacing w:after="0" w:line="240" w:lineRule="auto"/>
              <w:jc w:val="lowKashida"/>
              <w:rPr>
                <w:rFonts w:cs="B Nazanin"/>
                <w:color w:val="000000"/>
                <w:sz w:val="24"/>
                <w:szCs w:val="24"/>
                <w:rtl/>
              </w:rPr>
            </w:pPr>
            <w:r>
              <w:rPr>
                <w:rFonts w:cs="B Nazanin" w:hint="cs"/>
                <w:color w:val="000000"/>
                <w:sz w:val="24"/>
                <w:szCs w:val="24"/>
                <w:rtl/>
              </w:rPr>
              <w:t>مریم قابل</w:t>
            </w:r>
          </w:p>
        </w:tc>
      </w:tr>
      <w:tr w:rsidR="00B906DD" w:rsidRPr="00B906DD" w14:paraId="13E7BFB1" w14:textId="77777777" w:rsidTr="00CF051E">
        <w:trPr>
          <w:trHeight w:val="20"/>
        </w:trPr>
        <w:tc>
          <w:tcPr>
            <w:tcW w:w="9829" w:type="dxa"/>
            <w:gridSpan w:val="5"/>
            <w:tcBorders>
              <w:top w:val="thinThickSmallGap" w:sz="12" w:space="0" w:color="auto"/>
              <w:left w:val="thinThickSmallGap" w:sz="12" w:space="0" w:color="auto"/>
              <w:bottom w:val="single" w:sz="4" w:space="0" w:color="auto"/>
              <w:right w:val="thinThickSmallGap" w:sz="12" w:space="0" w:color="auto"/>
            </w:tcBorders>
            <w:shd w:val="clear" w:color="auto" w:fill="auto"/>
          </w:tcPr>
          <w:p w14:paraId="3B55565D" w14:textId="77777777" w:rsidR="00B906DD" w:rsidRPr="00B906DD" w:rsidRDefault="00B906DD" w:rsidP="00B906DD">
            <w:pPr>
              <w:widowControl w:val="0"/>
              <w:spacing w:after="0" w:line="240" w:lineRule="auto"/>
              <w:jc w:val="lowKashida"/>
              <w:rPr>
                <w:rFonts w:cs="B Nazanin"/>
                <w:b/>
                <w:bCs/>
                <w:color w:val="000000"/>
                <w:sz w:val="24"/>
                <w:szCs w:val="24"/>
                <w:rtl/>
              </w:rPr>
            </w:pPr>
            <w:r w:rsidRPr="00B906DD">
              <w:rPr>
                <w:rFonts w:cs="B Nazanin" w:hint="cs"/>
                <w:b/>
                <w:bCs/>
                <w:color w:val="000000"/>
                <w:sz w:val="24"/>
                <w:szCs w:val="24"/>
                <w:rtl/>
              </w:rPr>
              <w:t xml:space="preserve">22- گواهی </w:t>
            </w:r>
            <w:r w:rsidRPr="00B906DD">
              <w:rPr>
                <w:rFonts w:cs="B Nazanin" w:hint="cs"/>
                <w:b/>
                <w:bCs/>
                <w:color w:val="000000"/>
                <w:sz w:val="24"/>
                <w:szCs w:val="24"/>
                <w:rtl/>
                <w:lang w:bidi="fa-IR"/>
              </w:rPr>
              <w:t>رضایت شرکت کننده در پژوهش</w:t>
            </w:r>
            <w:r w:rsidRPr="00B906DD">
              <w:rPr>
                <w:rFonts w:cs="B Nazanin" w:hint="cs"/>
                <w:sz w:val="24"/>
                <w:szCs w:val="24"/>
                <w:rtl/>
                <w:lang w:eastAsia="zh-CN"/>
              </w:rPr>
              <w:t xml:space="preserve"> </w:t>
            </w:r>
            <w:r w:rsidRPr="00B906DD">
              <w:rPr>
                <w:rFonts w:cs="B Nazanin" w:hint="cs"/>
                <w:b/>
                <w:bCs/>
                <w:color w:val="000000"/>
                <w:sz w:val="24"/>
                <w:szCs w:val="24"/>
                <w:rtl/>
              </w:rPr>
              <w:t>(یا تصمیم گیرنده جایگزین):</w:t>
            </w:r>
          </w:p>
          <w:p w14:paraId="53DEEED2" w14:textId="77777777" w:rsidR="00B906DD" w:rsidRPr="00B906DD" w:rsidRDefault="00B906DD" w:rsidP="00B906DD">
            <w:pPr>
              <w:widowControl w:val="0"/>
              <w:spacing w:after="0" w:line="240" w:lineRule="auto"/>
              <w:jc w:val="lowKashida"/>
              <w:rPr>
                <w:rFonts w:cs="B Nazanin"/>
                <w:i/>
                <w:iCs/>
                <w:color w:val="FF0000"/>
                <w:sz w:val="24"/>
                <w:szCs w:val="24"/>
                <w:rtl/>
              </w:rPr>
            </w:pPr>
            <w:r w:rsidRPr="00B906DD">
              <w:rPr>
                <w:rFonts w:cs="B Nazanin" w:hint="cs"/>
                <w:color w:val="000000"/>
                <w:sz w:val="24"/>
                <w:szCs w:val="24"/>
                <w:rtl/>
              </w:rPr>
              <w:t xml:space="preserve">اینجانب «قسمت اطلاعات مربوط به پژوهش» را خوانده </w:t>
            </w:r>
            <w:r w:rsidRPr="00B906DD">
              <w:rPr>
                <w:rFonts w:ascii="Tahoma" w:hAnsi="Tahoma" w:cs="B Nazanin" w:hint="cs"/>
                <w:color w:val="000000"/>
                <w:sz w:val="24"/>
                <w:szCs w:val="24"/>
                <w:rtl/>
              </w:rPr>
              <w:t>ام (یا برای من خوانده شده است)</w:t>
            </w:r>
            <w:r w:rsidRPr="00B906DD">
              <w:rPr>
                <w:rFonts w:ascii="Tahoma" w:hAnsi="Tahoma" w:cs="B Nazanin" w:hint="cs"/>
                <w:color w:val="000000"/>
                <w:sz w:val="24"/>
                <w:szCs w:val="24"/>
                <w:rtl/>
                <w:lang w:bidi="fa-IR"/>
              </w:rPr>
              <w:t xml:space="preserve">. </w:t>
            </w:r>
            <w:r w:rsidRPr="00B906DD">
              <w:rPr>
                <w:rFonts w:cs="B Nazanin" w:hint="cs"/>
                <w:sz w:val="24"/>
                <w:szCs w:val="24"/>
                <w:rtl/>
                <w:lang w:eastAsia="zh-CN"/>
              </w:rPr>
              <w:t xml:space="preserve">من این فرصت را داشتم که سوالات خود را بپرسم </w:t>
            </w:r>
            <w:r w:rsidRPr="00B906DD">
              <w:rPr>
                <w:rFonts w:cs="B Nazanin" w:hint="cs"/>
                <w:color w:val="000000"/>
                <w:sz w:val="24"/>
                <w:szCs w:val="24"/>
                <w:rtl/>
              </w:rPr>
              <w:t xml:space="preserve"> و به سوالات من پاسخ داده شده است. من اطلاعات مربوط به پژوهش را متوجه شده ام و رضایت می دهم که به صورت داوطلبانه در این پژوهش شرکت کنم.    </w:t>
            </w:r>
          </w:p>
          <w:p w14:paraId="2A7CE19B" w14:textId="77777777" w:rsidR="00B906DD" w:rsidRPr="00B906DD" w:rsidRDefault="00B906DD" w:rsidP="00B906DD">
            <w:pPr>
              <w:widowControl w:val="0"/>
              <w:spacing w:after="0" w:line="240" w:lineRule="auto"/>
              <w:jc w:val="lowKashida"/>
              <w:rPr>
                <w:rFonts w:cs="B Nazanin"/>
                <w:i/>
                <w:iCs/>
                <w:color w:val="FF0000"/>
                <w:sz w:val="6"/>
                <w:szCs w:val="6"/>
                <w:rtl/>
              </w:rPr>
            </w:pPr>
          </w:p>
        </w:tc>
      </w:tr>
      <w:tr w:rsidR="00B906DD" w:rsidRPr="00B906DD" w14:paraId="651853BE" w14:textId="77777777" w:rsidTr="00CF051E">
        <w:trPr>
          <w:trHeight w:val="20"/>
        </w:trPr>
        <w:tc>
          <w:tcPr>
            <w:tcW w:w="1901" w:type="dxa"/>
            <w:tcBorders>
              <w:top w:val="single" w:sz="4" w:space="0" w:color="auto"/>
              <w:left w:val="thinThickSmallGap" w:sz="12" w:space="0" w:color="auto"/>
              <w:bottom w:val="single" w:sz="4" w:space="0" w:color="auto"/>
              <w:right w:val="single" w:sz="4" w:space="0" w:color="auto"/>
            </w:tcBorders>
            <w:shd w:val="clear" w:color="auto" w:fill="auto"/>
          </w:tcPr>
          <w:p w14:paraId="3CB1AE9C" w14:textId="77777777" w:rsidR="00B906DD" w:rsidRPr="00B906DD" w:rsidRDefault="00B906DD" w:rsidP="00B906DD">
            <w:pPr>
              <w:spacing w:after="0" w:line="240" w:lineRule="auto"/>
              <w:jc w:val="lowKashida"/>
              <w:rPr>
                <w:rFonts w:ascii="Tahoma" w:hAnsi="Tahoma" w:cs="B Nazanin"/>
                <w:b/>
                <w:bCs/>
                <w:color w:val="000000"/>
                <w:sz w:val="24"/>
                <w:szCs w:val="24"/>
                <w:rtl/>
                <w:lang w:bidi="fa-IR"/>
              </w:rPr>
            </w:pPr>
            <w:r w:rsidRPr="00B906DD">
              <w:rPr>
                <w:rFonts w:cs="B Nazanin" w:hint="cs"/>
                <w:color w:val="000000"/>
                <w:sz w:val="24"/>
                <w:szCs w:val="24"/>
                <w:rtl/>
              </w:rPr>
              <w:t>امضا</w:t>
            </w:r>
          </w:p>
        </w:tc>
        <w:tc>
          <w:tcPr>
            <w:tcW w:w="1800" w:type="dxa"/>
            <w:gridSpan w:val="2"/>
            <w:tcBorders>
              <w:top w:val="single" w:sz="4" w:space="0" w:color="auto"/>
              <w:left w:val="single" w:sz="4" w:space="0" w:color="auto"/>
              <w:bottom w:val="single" w:sz="4" w:space="0" w:color="auto"/>
              <w:right w:val="single" w:sz="4" w:space="0" w:color="auto"/>
            </w:tcBorders>
            <w:shd w:val="clear" w:color="auto" w:fill="auto"/>
          </w:tcPr>
          <w:p w14:paraId="07847130" w14:textId="77777777" w:rsidR="00B906DD" w:rsidRPr="00B906DD" w:rsidRDefault="00B906DD" w:rsidP="00B906DD">
            <w:pPr>
              <w:spacing w:after="0" w:line="240" w:lineRule="auto"/>
              <w:jc w:val="lowKashida"/>
              <w:rPr>
                <w:rFonts w:ascii="Tahoma" w:hAnsi="Tahoma" w:cs="B Nazanin"/>
                <w:b/>
                <w:bCs/>
                <w:color w:val="000000"/>
                <w:sz w:val="24"/>
                <w:szCs w:val="24"/>
                <w:rtl/>
                <w:lang w:bidi="fa-IR"/>
              </w:rPr>
            </w:pPr>
            <w:r w:rsidRPr="00B906DD">
              <w:rPr>
                <w:rFonts w:cs="B Nazanin" w:hint="cs"/>
                <w:color w:val="000000"/>
                <w:sz w:val="24"/>
                <w:szCs w:val="24"/>
                <w:rtl/>
              </w:rPr>
              <w:t>تاریخ:</w:t>
            </w:r>
          </w:p>
        </w:tc>
        <w:tc>
          <w:tcPr>
            <w:tcW w:w="6128" w:type="dxa"/>
            <w:gridSpan w:val="2"/>
            <w:tcBorders>
              <w:top w:val="single" w:sz="4" w:space="0" w:color="auto"/>
              <w:left w:val="single" w:sz="4" w:space="0" w:color="auto"/>
              <w:bottom w:val="single" w:sz="4" w:space="0" w:color="auto"/>
              <w:right w:val="thinThickSmallGap" w:sz="12" w:space="0" w:color="auto"/>
            </w:tcBorders>
            <w:shd w:val="clear" w:color="auto" w:fill="auto"/>
          </w:tcPr>
          <w:p w14:paraId="7EF70218" w14:textId="77777777" w:rsidR="00B906DD" w:rsidRPr="00CF051E" w:rsidRDefault="00B906DD" w:rsidP="00CF051E">
            <w:pPr>
              <w:spacing w:after="0" w:line="240" w:lineRule="auto"/>
              <w:jc w:val="lowKashida"/>
              <w:rPr>
                <w:rFonts w:cs="B Nazanin"/>
                <w:color w:val="000000"/>
                <w:sz w:val="24"/>
                <w:szCs w:val="24"/>
                <w:rtl/>
              </w:rPr>
            </w:pPr>
            <w:r w:rsidRPr="00B906DD">
              <w:rPr>
                <w:rFonts w:cs="B Nazanin" w:hint="cs"/>
                <w:color w:val="000000"/>
                <w:sz w:val="24"/>
                <w:szCs w:val="24"/>
                <w:rtl/>
              </w:rPr>
              <w:t>نام و نام خانوادگی «شرکت کننده در پژوهش»:</w:t>
            </w:r>
          </w:p>
        </w:tc>
      </w:tr>
    </w:tbl>
    <w:p w14:paraId="71519821" w14:textId="77777777" w:rsidR="00B906DD" w:rsidRPr="00B906DD" w:rsidRDefault="00B906DD" w:rsidP="00B906DD">
      <w:pPr>
        <w:spacing w:after="0" w:line="240" w:lineRule="auto"/>
        <w:rPr>
          <w:rFonts w:ascii="Arial" w:hAnsi="Arial" w:cs="B Nazanin"/>
          <w:b/>
          <w:bCs/>
          <w:color w:val="000000"/>
          <w:sz w:val="18"/>
          <w:szCs w:val="18"/>
          <w:lang w:bidi="fa-IR"/>
        </w:rPr>
      </w:pPr>
    </w:p>
    <w:p w14:paraId="624630B5" w14:textId="77777777" w:rsidR="00CF051E" w:rsidRPr="00852E42" w:rsidRDefault="00CF051E" w:rsidP="00CF051E">
      <w:pPr>
        <w:pBdr>
          <w:top w:val="single" w:sz="4" w:space="1" w:color="auto"/>
          <w:left w:val="single" w:sz="4" w:space="4" w:color="auto"/>
          <w:bottom w:val="single" w:sz="4" w:space="1" w:color="auto"/>
          <w:right w:val="single" w:sz="4" w:space="4" w:color="auto"/>
        </w:pBdr>
        <w:rPr>
          <w:rFonts w:cs="B Nazanin"/>
          <w:sz w:val="24"/>
          <w:szCs w:val="24"/>
          <w:rtl/>
        </w:rPr>
      </w:pPr>
      <w:r w:rsidRPr="00852E42">
        <w:rPr>
          <w:rFonts w:cs="B Nazanin"/>
          <w:sz w:val="24"/>
          <w:szCs w:val="24"/>
          <w:rtl/>
        </w:rPr>
        <w:t>ا</w:t>
      </w:r>
      <w:r w:rsidRPr="00852E42">
        <w:rPr>
          <w:rFonts w:cs="B Nazanin" w:hint="cs"/>
          <w:sz w:val="24"/>
          <w:szCs w:val="24"/>
          <w:rtl/>
        </w:rPr>
        <w:t>ی</w:t>
      </w:r>
      <w:r w:rsidRPr="00852E42">
        <w:rPr>
          <w:rFonts w:cs="B Nazanin" w:hint="eastAsia"/>
          <w:sz w:val="24"/>
          <w:szCs w:val="24"/>
          <w:rtl/>
        </w:rPr>
        <w:t>نجانب</w:t>
      </w:r>
      <w:r w:rsidRPr="00852E42">
        <w:rPr>
          <w:rFonts w:cs="B Nazanin"/>
          <w:sz w:val="24"/>
          <w:szCs w:val="24"/>
          <w:rtl/>
        </w:rPr>
        <w:t xml:space="preserve"> ..............................قسمت اطلاعات مربوط به پژوهش را خوانده ام (</w:t>
      </w:r>
      <w:r w:rsidRPr="00852E42">
        <w:rPr>
          <w:rFonts w:cs="B Nazanin" w:hint="cs"/>
          <w:sz w:val="24"/>
          <w:szCs w:val="24"/>
          <w:rtl/>
        </w:rPr>
        <w:t>ی</w:t>
      </w:r>
      <w:r w:rsidRPr="00852E42">
        <w:rPr>
          <w:rFonts w:cs="B Nazanin" w:hint="eastAsia"/>
          <w:sz w:val="24"/>
          <w:szCs w:val="24"/>
          <w:rtl/>
        </w:rPr>
        <w:t>ا</w:t>
      </w:r>
      <w:r w:rsidRPr="00852E42">
        <w:rPr>
          <w:rFonts w:cs="B Nazanin"/>
          <w:sz w:val="24"/>
          <w:szCs w:val="24"/>
          <w:rtl/>
        </w:rPr>
        <w:t xml:space="preserve"> برا</w:t>
      </w:r>
      <w:r w:rsidRPr="00852E42">
        <w:rPr>
          <w:rFonts w:cs="B Nazanin" w:hint="cs"/>
          <w:sz w:val="24"/>
          <w:szCs w:val="24"/>
          <w:rtl/>
        </w:rPr>
        <w:t>ی</w:t>
      </w:r>
      <w:r w:rsidRPr="00852E42">
        <w:rPr>
          <w:rFonts w:cs="B Nazanin"/>
          <w:sz w:val="24"/>
          <w:szCs w:val="24"/>
          <w:rtl/>
        </w:rPr>
        <w:t xml:space="preserve"> من خوانده شده است )من ا</w:t>
      </w:r>
      <w:r w:rsidRPr="00852E42">
        <w:rPr>
          <w:rFonts w:cs="B Nazanin" w:hint="cs"/>
          <w:sz w:val="24"/>
          <w:szCs w:val="24"/>
          <w:rtl/>
        </w:rPr>
        <w:t>ی</w:t>
      </w:r>
      <w:r w:rsidRPr="00852E42">
        <w:rPr>
          <w:rFonts w:cs="B Nazanin" w:hint="eastAsia"/>
          <w:sz w:val="24"/>
          <w:szCs w:val="24"/>
          <w:rtl/>
        </w:rPr>
        <w:t>ن</w:t>
      </w:r>
      <w:r w:rsidRPr="00852E42">
        <w:rPr>
          <w:rFonts w:cs="B Nazanin"/>
          <w:sz w:val="24"/>
          <w:szCs w:val="24"/>
          <w:rtl/>
        </w:rPr>
        <w:t xml:space="preserve"> فرصت را داشتم  که سوالات  خودرا  بپرسم و به سواالت من پاسخ داده شده است. من اطلاعات  مربوط به پژوهش را متوجه شده ام و رضا</w:t>
      </w:r>
      <w:r w:rsidRPr="00852E42">
        <w:rPr>
          <w:rFonts w:cs="B Nazanin" w:hint="cs"/>
          <w:sz w:val="24"/>
          <w:szCs w:val="24"/>
          <w:rtl/>
        </w:rPr>
        <w:t>ی</w:t>
      </w:r>
      <w:r w:rsidRPr="00852E42">
        <w:rPr>
          <w:rFonts w:cs="B Nazanin" w:hint="eastAsia"/>
          <w:sz w:val="24"/>
          <w:szCs w:val="24"/>
          <w:rtl/>
        </w:rPr>
        <w:t>ت</w:t>
      </w:r>
      <w:r w:rsidRPr="00852E42">
        <w:rPr>
          <w:rFonts w:cs="B Nazanin"/>
          <w:sz w:val="24"/>
          <w:szCs w:val="24"/>
          <w:rtl/>
        </w:rPr>
        <w:t xml:space="preserve"> م</w:t>
      </w:r>
      <w:r w:rsidRPr="00852E42">
        <w:rPr>
          <w:rFonts w:cs="B Nazanin" w:hint="cs"/>
          <w:sz w:val="24"/>
          <w:szCs w:val="24"/>
          <w:rtl/>
        </w:rPr>
        <w:t>ی</w:t>
      </w:r>
      <w:r w:rsidRPr="00852E42">
        <w:rPr>
          <w:rFonts w:cs="B Nazanin"/>
          <w:sz w:val="24"/>
          <w:szCs w:val="24"/>
          <w:rtl/>
        </w:rPr>
        <w:t xml:space="preserve"> دهم که نمونه ز</w:t>
      </w:r>
      <w:r w:rsidRPr="00852E42">
        <w:rPr>
          <w:rFonts w:cs="B Nazanin" w:hint="cs"/>
          <w:sz w:val="24"/>
          <w:szCs w:val="24"/>
          <w:rtl/>
        </w:rPr>
        <w:t>ی</w:t>
      </w:r>
      <w:r w:rsidRPr="00852E42">
        <w:rPr>
          <w:rFonts w:cs="B Nazanin"/>
          <w:sz w:val="24"/>
          <w:szCs w:val="24"/>
          <w:rtl/>
        </w:rPr>
        <w:t>ست</w:t>
      </w:r>
      <w:r w:rsidRPr="00852E42">
        <w:rPr>
          <w:rFonts w:cs="B Nazanin" w:hint="cs"/>
          <w:sz w:val="24"/>
          <w:szCs w:val="24"/>
          <w:rtl/>
        </w:rPr>
        <w:t>ی</w:t>
      </w:r>
      <w:r w:rsidRPr="00852E42">
        <w:rPr>
          <w:rFonts w:cs="B Nazanin"/>
          <w:sz w:val="24"/>
          <w:szCs w:val="24"/>
          <w:rtl/>
        </w:rPr>
        <w:t xml:space="preserve"> خود را به صورت داوطلبانه برا</w:t>
      </w:r>
      <w:r w:rsidRPr="00852E42">
        <w:rPr>
          <w:rFonts w:cs="B Nazanin" w:hint="cs"/>
          <w:sz w:val="24"/>
          <w:szCs w:val="24"/>
          <w:rtl/>
        </w:rPr>
        <w:t>ی</w:t>
      </w:r>
      <w:r w:rsidRPr="00852E42">
        <w:rPr>
          <w:rFonts w:cs="B Nazanin"/>
          <w:sz w:val="24"/>
          <w:szCs w:val="24"/>
          <w:rtl/>
        </w:rPr>
        <w:t xml:space="preserve"> اجرا</w:t>
      </w:r>
      <w:r w:rsidRPr="00852E42">
        <w:rPr>
          <w:rFonts w:cs="B Nazanin" w:hint="cs"/>
          <w:sz w:val="24"/>
          <w:szCs w:val="24"/>
          <w:rtl/>
        </w:rPr>
        <w:t>ی</w:t>
      </w:r>
      <w:r w:rsidRPr="00852E42">
        <w:rPr>
          <w:rFonts w:cs="B Nazanin"/>
          <w:sz w:val="24"/>
          <w:szCs w:val="24"/>
          <w:rtl/>
        </w:rPr>
        <w:t xml:space="preserve"> ا</w:t>
      </w:r>
      <w:r w:rsidRPr="00852E42">
        <w:rPr>
          <w:rFonts w:cs="B Nazanin" w:hint="cs"/>
          <w:sz w:val="24"/>
          <w:szCs w:val="24"/>
          <w:rtl/>
        </w:rPr>
        <w:t>ی</w:t>
      </w:r>
      <w:r w:rsidRPr="00852E42">
        <w:rPr>
          <w:rFonts w:cs="B Nazanin" w:hint="eastAsia"/>
          <w:sz w:val="24"/>
          <w:szCs w:val="24"/>
          <w:rtl/>
        </w:rPr>
        <w:t>ن</w:t>
      </w:r>
      <w:r w:rsidRPr="00852E42">
        <w:rPr>
          <w:rFonts w:cs="B Nazanin"/>
          <w:sz w:val="24"/>
          <w:szCs w:val="24"/>
          <w:rtl/>
        </w:rPr>
        <w:t xml:space="preserve"> پژوهش اهدا کنم.</w:t>
      </w:r>
    </w:p>
    <w:p w14:paraId="39C7805F" w14:textId="77777777" w:rsidR="00CF051E" w:rsidRPr="00852E42" w:rsidRDefault="00CF051E" w:rsidP="00CF051E">
      <w:pPr>
        <w:pBdr>
          <w:top w:val="single" w:sz="4" w:space="1" w:color="auto"/>
          <w:left w:val="single" w:sz="4" w:space="4" w:color="auto"/>
          <w:bottom w:val="single" w:sz="4" w:space="1" w:color="auto"/>
          <w:right w:val="single" w:sz="4" w:space="4" w:color="auto"/>
        </w:pBdr>
        <w:rPr>
          <w:rFonts w:cs="B Nazanin"/>
          <w:sz w:val="24"/>
          <w:szCs w:val="24"/>
          <w:rtl/>
        </w:rPr>
      </w:pPr>
      <w:r w:rsidRPr="00852E42">
        <w:rPr>
          <w:rFonts w:cs="B Nazanin" w:hint="eastAsia"/>
          <w:sz w:val="24"/>
          <w:szCs w:val="24"/>
          <w:rtl/>
        </w:rPr>
        <w:t>امضاي</w:t>
      </w:r>
      <w:r w:rsidRPr="00852E42">
        <w:rPr>
          <w:rFonts w:cs="B Nazanin"/>
          <w:sz w:val="24"/>
          <w:szCs w:val="24"/>
          <w:rtl/>
        </w:rPr>
        <w:t xml:space="preserve"> شركت كننده                 </w:t>
      </w:r>
    </w:p>
    <w:p w14:paraId="35949694" w14:textId="7F51703E" w:rsidR="00CF051E" w:rsidRPr="00852E42" w:rsidRDefault="00CF051E" w:rsidP="00FF06A4">
      <w:pPr>
        <w:pBdr>
          <w:top w:val="single" w:sz="4" w:space="1" w:color="auto"/>
          <w:left w:val="single" w:sz="4" w:space="4" w:color="auto"/>
          <w:bottom w:val="single" w:sz="4" w:space="1" w:color="auto"/>
          <w:right w:val="single" w:sz="4" w:space="4" w:color="auto"/>
        </w:pBdr>
        <w:rPr>
          <w:rFonts w:cs="B Nazanin"/>
          <w:sz w:val="24"/>
          <w:szCs w:val="24"/>
          <w:rtl/>
        </w:rPr>
      </w:pPr>
      <w:r w:rsidRPr="00852E42">
        <w:rPr>
          <w:rFonts w:cs="B Nazanin" w:hint="eastAsia"/>
          <w:sz w:val="24"/>
          <w:szCs w:val="24"/>
          <w:rtl/>
        </w:rPr>
        <w:t>اينجانب</w:t>
      </w:r>
      <w:r w:rsidRPr="00852E42">
        <w:rPr>
          <w:rFonts w:cs="B Nazanin"/>
          <w:sz w:val="24"/>
          <w:szCs w:val="24"/>
          <w:rtl/>
        </w:rPr>
        <w:t xml:space="preserve"> </w:t>
      </w:r>
      <w:r>
        <w:rPr>
          <w:rFonts w:cs="B Nazanin" w:hint="cs"/>
          <w:sz w:val="24"/>
          <w:szCs w:val="24"/>
          <w:rtl/>
        </w:rPr>
        <w:t xml:space="preserve"> دکتر </w:t>
      </w:r>
      <w:r w:rsidR="00FF06A4">
        <w:rPr>
          <w:rFonts w:cs="B Nazanin" w:hint="cs"/>
          <w:color w:val="000000"/>
          <w:sz w:val="24"/>
          <w:szCs w:val="24"/>
          <w:rtl/>
        </w:rPr>
        <w:t>سعید وزیری یزدی</w:t>
      </w:r>
      <w:r w:rsidR="00FF06A4" w:rsidRPr="00852E42">
        <w:rPr>
          <w:rFonts w:cs="B Nazanin"/>
          <w:sz w:val="24"/>
          <w:szCs w:val="24"/>
          <w:rtl/>
        </w:rPr>
        <w:t xml:space="preserve"> </w:t>
      </w:r>
      <w:r w:rsidRPr="00852E42">
        <w:rPr>
          <w:rFonts w:cs="B Nazanin"/>
          <w:sz w:val="24"/>
          <w:szCs w:val="24"/>
          <w:rtl/>
        </w:rPr>
        <w:t xml:space="preserve">خود را ملزم به اجراي تعهدات مربوط به مجري در مفاد فوق دانسته و متعهد مي‌گردم در تأمين حقوق و ايمني شركت كننده در اين پژوهش تلاش نمايم. </w:t>
      </w:r>
    </w:p>
    <w:p w14:paraId="20616BFB" w14:textId="77777777" w:rsidR="00CF051E" w:rsidRDefault="00CF051E" w:rsidP="00CF051E">
      <w:pPr>
        <w:pBdr>
          <w:top w:val="single" w:sz="4" w:space="1" w:color="auto"/>
          <w:left w:val="single" w:sz="4" w:space="4" w:color="auto"/>
          <w:bottom w:val="single" w:sz="4" w:space="1" w:color="auto"/>
          <w:right w:val="single" w:sz="4" w:space="4" w:color="auto"/>
        </w:pBdr>
        <w:rPr>
          <w:rFonts w:cs="B Nazanin"/>
          <w:sz w:val="24"/>
          <w:szCs w:val="24"/>
          <w:rtl/>
        </w:rPr>
      </w:pPr>
    </w:p>
    <w:p w14:paraId="54784935" w14:textId="77777777" w:rsidR="00CF051E" w:rsidRDefault="00CF051E" w:rsidP="00CF051E">
      <w:pPr>
        <w:rPr>
          <w:rtl/>
        </w:rPr>
      </w:pPr>
      <w:r w:rsidRPr="00852E42">
        <w:rPr>
          <w:rFonts w:cs="B Nazanin" w:hint="eastAsia"/>
          <w:sz w:val="24"/>
          <w:szCs w:val="24"/>
          <w:rtl/>
        </w:rPr>
        <w:t>مهر</w:t>
      </w:r>
      <w:r w:rsidRPr="00852E42">
        <w:rPr>
          <w:rFonts w:cs="B Nazanin"/>
          <w:sz w:val="24"/>
          <w:szCs w:val="24"/>
          <w:rtl/>
        </w:rPr>
        <w:t xml:space="preserve"> و امضاي مجري پژوهش</w:t>
      </w:r>
      <w:r>
        <w:rPr>
          <w:rtl/>
        </w:rPr>
        <w:t xml:space="preserve">   </w:t>
      </w:r>
    </w:p>
    <w:p w14:paraId="259D6BF8" w14:textId="77777777" w:rsidR="00CF051E" w:rsidRDefault="00CF051E" w:rsidP="00CF051E">
      <w:r w:rsidRPr="005D0CF2">
        <w:rPr>
          <w:rFonts w:ascii="Calibri" w:eastAsia="Calibri" w:hAnsi="Calibri" w:cs="B Nazanin"/>
          <w:noProof/>
          <w:sz w:val="24"/>
          <w:szCs w:val="24"/>
        </w:rPr>
        <w:drawing>
          <wp:inline distT="0" distB="0" distL="0" distR="0" wp14:anchorId="72566ED7" wp14:editId="78E7302E">
            <wp:extent cx="1127760" cy="713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7760" cy="713105"/>
                    </a:xfrm>
                    <a:prstGeom prst="rect">
                      <a:avLst/>
                    </a:prstGeom>
                    <a:noFill/>
                  </pic:spPr>
                </pic:pic>
              </a:graphicData>
            </a:graphic>
          </wp:inline>
        </w:drawing>
      </w:r>
    </w:p>
    <w:sectPr w:rsidR="00CF051E" w:rsidSect="008C1D9E">
      <w:headerReference w:type="default" r:id="rId11"/>
      <w:footerReference w:type="even" r:id="rId12"/>
      <w:footerReference w:type="default" r:id="rId13"/>
      <w:footnotePr>
        <w:numRestart w:val="eachPage"/>
      </w:footnotePr>
      <w:pgSz w:w="11907" w:h="16840" w:code="9"/>
      <w:pgMar w:top="1418" w:right="1009" w:bottom="1151" w:left="100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76DABB" w14:textId="77777777" w:rsidR="002213A2" w:rsidRDefault="002213A2">
      <w:pPr>
        <w:spacing w:after="0" w:line="240" w:lineRule="auto"/>
      </w:pPr>
      <w:r>
        <w:separator/>
      </w:r>
    </w:p>
  </w:endnote>
  <w:endnote w:type="continuationSeparator" w:id="0">
    <w:p w14:paraId="1DED01BD" w14:textId="77777777" w:rsidR="002213A2" w:rsidRDefault="00221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IRANSans">
    <w:altName w:val="Times New Roman"/>
    <w:panose1 w:val="00000000000000000000"/>
    <w:charset w:val="00"/>
    <w:family w:val="roman"/>
    <w:notTrueType/>
    <w:pitch w:val="default"/>
  </w:font>
  <w:font w:name="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F2C8F" w14:textId="77777777" w:rsidR="0032344F" w:rsidRDefault="00B906DD" w:rsidP="002C5BDB">
    <w:pPr>
      <w:pStyle w:val="Foot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056D4BCF" w14:textId="77777777" w:rsidR="0032344F" w:rsidRDefault="0032344F" w:rsidP="00D65A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4EA84" w14:textId="7106A5B3" w:rsidR="0032344F" w:rsidRPr="00106723" w:rsidRDefault="00B906DD" w:rsidP="00591DB8">
    <w:pPr>
      <w:pStyle w:val="Footer"/>
      <w:jc w:val="center"/>
      <w:rPr>
        <w:rFonts w:cs="B Nazanin"/>
        <w:sz w:val="24"/>
        <w:szCs w:val="24"/>
      </w:rPr>
    </w:pPr>
    <w:r w:rsidRPr="00106723">
      <w:rPr>
        <w:rFonts w:cs="B Nazanin" w:hint="cs"/>
        <w:sz w:val="24"/>
        <w:szCs w:val="24"/>
        <w:rtl/>
      </w:rPr>
      <w:t>صفحه</w:t>
    </w:r>
    <w:r w:rsidRPr="00106723">
      <w:rPr>
        <w:rFonts w:cs="B Nazanin"/>
        <w:sz w:val="24"/>
        <w:szCs w:val="24"/>
      </w:rPr>
      <w:t xml:space="preserve"> </w:t>
    </w:r>
    <w:r w:rsidRPr="00106723">
      <w:rPr>
        <w:rFonts w:cs="B Nazanin"/>
        <w:sz w:val="24"/>
        <w:szCs w:val="24"/>
      </w:rPr>
      <w:fldChar w:fldCharType="begin"/>
    </w:r>
    <w:r w:rsidRPr="00106723">
      <w:rPr>
        <w:rFonts w:cs="B Nazanin"/>
        <w:sz w:val="24"/>
        <w:szCs w:val="24"/>
      </w:rPr>
      <w:instrText xml:space="preserve"> PAGE </w:instrText>
    </w:r>
    <w:r w:rsidRPr="00106723">
      <w:rPr>
        <w:rFonts w:cs="B Nazanin"/>
        <w:sz w:val="24"/>
        <w:szCs w:val="24"/>
      </w:rPr>
      <w:fldChar w:fldCharType="separate"/>
    </w:r>
    <w:r w:rsidR="009657AE">
      <w:rPr>
        <w:rFonts w:cs="B Nazanin"/>
        <w:noProof/>
        <w:sz w:val="24"/>
        <w:szCs w:val="24"/>
        <w:rtl/>
      </w:rPr>
      <w:t>2</w:t>
    </w:r>
    <w:r w:rsidRPr="00106723">
      <w:rPr>
        <w:rFonts w:cs="B Nazanin"/>
        <w:sz w:val="24"/>
        <w:szCs w:val="24"/>
      </w:rPr>
      <w:fldChar w:fldCharType="end"/>
    </w:r>
    <w:r w:rsidRPr="00106723">
      <w:rPr>
        <w:rFonts w:cs="B Nazanin"/>
        <w:sz w:val="24"/>
        <w:szCs w:val="24"/>
      </w:rPr>
      <w:t xml:space="preserve"> </w:t>
    </w:r>
    <w:r w:rsidRPr="00106723">
      <w:rPr>
        <w:rFonts w:cs="B Nazanin" w:hint="cs"/>
        <w:sz w:val="24"/>
        <w:szCs w:val="24"/>
        <w:rtl/>
      </w:rPr>
      <w:t>از</w:t>
    </w:r>
    <w:r>
      <w:rPr>
        <w:rFonts w:cs="B Nazanin" w:hint="cs"/>
        <w:sz w:val="24"/>
        <w:szCs w:val="24"/>
        <w:rtl/>
      </w:rPr>
      <w:t xml:space="preserve"> </w:t>
    </w:r>
    <w:r w:rsidR="00420FD1">
      <w:rPr>
        <w:rFonts w:cs="B Nazanin" w:hint="cs"/>
        <w:sz w:val="24"/>
        <w:szCs w:val="24"/>
        <w:rtl/>
      </w:rPr>
      <w:t>3</w:t>
    </w:r>
    <w:r>
      <w:rPr>
        <w:rFonts w:cs="B Nazanin" w:hint="cs"/>
        <w:sz w:val="24"/>
        <w:szCs w:val="24"/>
        <w:rtl/>
      </w:rPr>
      <w:t xml:space="preserve"> </w:t>
    </w:r>
  </w:p>
  <w:p w14:paraId="6335B805" w14:textId="77777777" w:rsidR="0032344F" w:rsidRPr="00D65A12" w:rsidRDefault="0032344F" w:rsidP="002C5BDB">
    <w:pPr>
      <w:pStyle w:val="Footer"/>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1147A" w14:textId="77777777" w:rsidR="002213A2" w:rsidRDefault="002213A2">
      <w:pPr>
        <w:spacing w:after="0" w:line="240" w:lineRule="auto"/>
      </w:pPr>
      <w:r>
        <w:separator/>
      </w:r>
    </w:p>
  </w:footnote>
  <w:footnote w:type="continuationSeparator" w:id="0">
    <w:p w14:paraId="38E3F50C" w14:textId="77777777" w:rsidR="002213A2" w:rsidRDefault="00221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394B9" w14:textId="77777777" w:rsidR="0032344F" w:rsidRPr="00D5122D" w:rsidRDefault="00B906DD" w:rsidP="004006E9">
    <w:pPr>
      <w:pStyle w:val="Header"/>
      <w:jc w:val="center"/>
    </w:pPr>
    <w:r>
      <w:rPr>
        <w:rFonts w:cs="B Nazanin" w:hint="cs"/>
        <w:noProof/>
        <w:color w:val="C00000"/>
        <w:sz w:val="22"/>
        <w:szCs w:val="22"/>
        <w:rtl/>
      </w:rPr>
      <w:drawing>
        <wp:anchor distT="0" distB="0" distL="114300" distR="114300" simplePos="0" relativeHeight="251660288" behindDoc="0" locked="0" layoutInCell="1" allowOverlap="1" wp14:anchorId="2CFD9D50" wp14:editId="1888DA0F">
          <wp:simplePos x="0" y="0"/>
          <wp:positionH relativeFrom="column">
            <wp:posOffset>5829300</wp:posOffset>
          </wp:positionH>
          <wp:positionV relativeFrom="paragraph">
            <wp:posOffset>-342900</wp:posOffset>
          </wp:positionV>
          <wp:extent cx="670560" cy="6705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 cy="6705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B Nazanin" w:hint="cs"/>
        <w:noProof/>
        <w:color w:val="C00000"/>
        <w:sz w:val="22"/>
        <w:szCs w:val="22"/>
        <w:rtl/>
      </w:rPr>
      <mc:AlternateContent>
        <mc:Choice Requires="wps">
          <w:drawing>
            <wp:anchor distT="0" distB="0" distL="114300" distR="114300" simplePos="0" relativeHeight="251659264" behindDoc="0" locked="0" layoutInCell="1" allowOverlap="1" wp14:anchorId="55223CAD" wp14:editId="1D7EA0C7">
              <wp:simplePos x="0" y="0"/>
              <wp:positionH relativeFrom="column">
                <wp:posOffset>612775</wp:posOffset>
              </wp:positionH>
              <wp:positionV relativeFrom="paragraph">
                <wp:posOffset>226695</wp:posOffset>
              </wp:positionV>
              <wp:extent cx="5074285" cy="0"/>
              <wp:effectExtent l="12700" t="7620" r="889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428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0FF6B6E" id="Straight Connector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5pt,17.85pt" to="447.8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OhHg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" strokecolor="#c00000"/>
          </w:pict>
        </mc:Fallback>
      </mc:AlternateContent>
    </w:r>
    <w:r w:rsidRPr="00D5122D">
      <w:rPr>
        <w:rFonts w:cs="B Nazanin" w:hint="cs"/>
        <w:rtl/>
        <w:lang w:bidi="fa-IR"/>
      </w:rPr>
      <w:t>فرم اخذ رضایت آگاهانه از شرکت</w:t>
    </w:r>
    <w:r>
      <w:rPr>
        <w:rFonts w:cs="B Nazanin" w:hint="cs"/>
        <w:rtl/>
        <w:lang w:bidi="fa-IR"/>
      </w:rPr>
      <w:t>‌</w:t>
    </w:r>
    <w:r w:rsidRPr="00D5122D">
      <w:rPr>
        <w:rFonts w:cs="B Nazanin" w:hint="cs"/>
        <w:rtl/>
        <w:lang w:bidi="fa-IR"/>
      </w:rPr>
      <w:t>کنند</w:t>
    </w:r>
    <w:r>
      <w:rPr>
        <w:rFonts w:cs="B Nazanin" w:hint="cs"/>
        <w:rtl/>
        <w:lang w:bidi="fa-IR"/>
      </w:rPr>
      <w:t xml:space="preserve">ه </w:t>
    </w:r>
    <w:r w:rsidRPr="00D5122D">
      <w:rPr>
        <w:rFonts w:cs="B Nazanin" w:hint="cs"/>
        <w:rtl/>
        <w:lang w:bidi="fa-IR"/>
      </w:rPr>
      <w:t>در پژوهش</w:t>
    </w:r>
    <w:r w:rsidRPr="00D5122D">
      <w:rPr>
        <w:rFonts w:cs="B Nazanin" w:hint="eastAsia"/>
        <w:rtl/>
        <w:lang w:bidi="fa-IR"/>
      </w:rPr>
      <w:t>‌</w:t>
    </w:r>
    <w:r w:rsidRPr="00D5122D">
      <w:rPr>
        <w:rFonts w:cs="B Nazanin" w:hint="cs"/>
        <w:rtl/>
        <w:lang w:bidi="fa-IR"/>
      </w:rPr>
      <w:t xml:space="preserve"> </w:t>
    </w:r>
    <w:r>
      <w:rPr>
        <w:rFonts w:cs="B Nazanin" w:hint="cs"/>
        <w:rtl/>
        <w:lang w:bidi="fa-IR"/>
      </w:rPr>
      <w:t>(</w:t>
    </w:r>
    <w:r w:rsidRPr="00D5122D">
      <w:rPr>
        <w:rFonts w:cs="B Nazanin" w:hint="cs"/>
        <w:rtl/>
        <w:lang w:bidi="fa-IR"/>
      </w:rPr>
      <w:t xml:space="preserve">ویرایش </w:t>
    </w:r>
    <w:r>
      <w:rPr>
        <w:rFonts w:cs="B Nazanin" w:hint="cs"/>
        <w:rtl/>
        <w:lang w:bidi="fa-IR"/>
      </w:rPr>
      <w:t>اول)</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0D7E62"/>
    <w:multiLevelType w:val="hybridMultilevel"/>
    <w:tmpl w:val="A6348FD2"/>
    <w:lvl w:ilvl="0" w:tplc="0F5821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663F01"/>
    <w:multiLevelType w:val="hybridMultilevel"/>
    <w:tmpl w:val="8D64CC08"/>
    <w:lvl w:ilvl="0" w:tplc="76AE79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ST">
    <w15:presenceInfo w15:providerId="Windows Live" w15:userId="d3530feec37dea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Virastar_42____i" w:val="H4sIAAAAAAAEAKtWckksSQxILCpxzi/NK1GyMqwFAAEhoTITAAAA"/>
    <w:docVar w:name="__Virastar_42___1" w:val="H4sIAAAAAAAEAKtWcslP9kxRslIyNDYxNDY1NbWwMDIxB0IzSyUdpeDU4uLM/DyQAsNaAFVbD0QsAAAA"/>
  </w:docVars>
  <w:rsids>
    <w:rsidRoot w:val="00B906DD"/>
    <w:rsid w:val="00014C84"/>
    <w:rsid w:val="0006089F"/>
    <w:rsid w:val="000F15CA"/>
    <w:rsid w:val="0014583A"/>
    <w:rsid w:val="00151D89"/>
    <w:rsid w:val="00172557"/>
    <w:rsid w:val="00181B95"/>
    <w:rsid w:val="001D0BCE"/>
    <w:rsid w:val="002213A2"/>
    <w:rsid w:val="0032344F"/>
    <w:rsid w:val="003E19BF"/>
    <w:rsid w:val="00420FD1"/>
    <w:rsid w:val="00451F32"/>
    <w:rsid w:val="00463B87"/>
    <w:rsid w:val="00467D0F"/>
    <w:rsid w:val="004D5472"/>
    <w:rsid w:val="00547607"/>
    <w:rsid w:val="005C7A05"/>
    <w:rsid w:val="006D6947"/>
    <w:rsid w:val="007141B6"/>
    <w:rsid w:val="007A55C7"/>
    <w:rsid w:val="0083595B"/>
    <w:rsid w:val="00850063"/>
    <w:rsid w:val="00864DA2"/>
    <w:rsid w:val="00884AE4"/>
    <w:rsid w:val="009115EC"/>
    <w:rsid w:val="009657AE"/>
    <w:rsid w:val="00967D31"/>
    <w:rsid w:val="00994CD4"/>
    <w:rsid w:val="00B234CC"/>
    <w:rsid w:val="00B90273"/>
    <w:rsid w:val="00B906DD"/>
    <w:rsid w:val="00B97926"/>
    <w:rsid w:val="00BF2F9B"/>
    <w:rsid w:val="00C02BC9"/>
    <w:rsid w:val="00C441FF"/>
    <w:rsid w:val="00C77BED"/>
    <w:rsid w:val="00CF051E"/>
    <w:rsid w:val="00D1419B"/>
    <w:rsid w:val="00DE4F31"/>
    <w:rsid w:val="00ED0B16"/>
    <w:rsid w:val="00FF06A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CD09C2"/>
  <w15:docId w15:val="{7BF48AD4-D2DC-4E5F-AD11-121E83E7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B Nazanin"/>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rFonts w:cs="Traditional Arabic"/>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90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6DD"/>
    <w:rPr>
      <w:rFonts w:cs="Traditional Arabic"/>
      <w:lang w:bidi="ar-SA"/>
    </w:rPr>
  </w:style>
  <w:style w:type="paragraph" w:styleId="Header">
    <w:name w:val="header"/>
    <w:basedOn w:val="Normal"/>
    <w:link w:val="HeaderChar"/>
    <w:uiPriority w:val="99"/>
    <w:unhideWhenUsed/>
    <w:rsid w:val="00B90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6DD"/>
    <w:rPr>
      <w:rFonts w:cs="Traditional Arabic"/>
      <w:lang w:bidi="ar-SA"/>
    </w:rPr>
  </w:style>
  <w:style w:type="character" w:styleId="PageNumber">
    <w:name w:val="page number"/>
    <w:basedOn w:val="DefaultParagraphFont"/>
    <w:rsid w:val="00B906DD"/>
  </w:style>
  <w:style w:type="character" w:styleId="FootnoteReference">
    <w:name w:val="footnote reference"/>
    <w:aliases w:val="شماره زيرنويس,پاورقی,Footnote,Footnote text,علامت پاورقی,مرجع  من,Omid Footnote,ماخذ,مرجع پاورقي,heading1,ÔãÇÑå ÒíÑäæíÓ,زيرنويس,ÚáÇãÊ ÇæÑÞی,ãÑÌÚ  ãä,ãÑÌÚ ÇæÑÞí,ãÇÎÐ,Char Char1 Char,ÇÑÌÇÚÇÊ,ÔãÇÑå ,ÔãÇÑå ÒíÑäæíÓ1,ÔãÇÑå ÒíÑäæíÓ2"/>
    <w:uiPriority w:val="99"/>
    <w:qFormat/>
    <w:rsid w:val="00181B95"/>
    <w:rPr>
      <w:vertAlign w:val="superscript"/>
    </w:rPr>
  </w:style>
  <w:style w:type="paragraph" w:styleId="FootnoteText">
    <w:name w:val="footnote text"/>
    <w:basedOn w:val="Normal"/>
    <w:link w:val="FootnoteTextChar"/>
    <w:semiHidden/>
    <w:rsid w:val="00181B95"/>
    <w:pPr>
      <w:bidi w:val="0"/>
      <w:spacing w:after="0" w:line="240" w:lineRule="auto"/>
    </w:pPr>
    <w:rPr>
      <w:rFonts w:cs="Times New Roman"/>
    </w:rPr>
  </w:style>
  <w:style w:type="character" w:customStyle="1" w:styleId="FootnoteTextChar">
    <w:name w:val="Footnote Text Char"/>
    <w:basedOn w:val="DefaultParagraphFont"/>
    <w:link w:val="FootnoteText"/>
    <w:semiHidden/>
    <w:rsid w:val="00181B95"/>
    <w:rPr>
      <w:rFonts w:cs="Times New Roman"/>
      <w:lang w:bidi="ar-SA"/>
    </w:rPr>
  </w:style>
  <w:style w:type="paragraph" w:customStyle="1" w:styleId="a">
    <w:name w:val="متن"/>
    <w:basedOn w:val="Normal"/>
    <w:link w:val="Char"/>
    <w:qFormat/>
    <w:rsid w:val="00181B95"/>
    <w:pPr>
      <w:spacing w:after="240" w:line="240" w:lineRule="auto"/>
      <w:ind w:firstLine="343"/>
      <w:jc w:val="lowKashida"/>
    </w:pPr>
    <w:rPr>
      <w:rFonts w:cs="B Nazanin"/>
      <w:sz w:val="24"/>
      <w:szCs w:val="24"/>
      <w:lang w:bidi="fa-IR"/>
    </w:rPr>
  </w:style>
  <w:style w:type="character" w:customStyle="1" w:styleId="Char">
    <w:name w:val="متن Char"/>
    <w:link w:val="a"/>
    <w:rsid w:val="00181B95"/>
    <w:rPr>
      <w:sz w:val="24"/>
      <w:szCs w:val="24"/>
    </w:rPr>
  </w:style>
  <w:style w:type="paragraph" w:styleId="NormalWeb">
    <w:name w:val="Normal (Web)"/>
    <w:basedOn w:val="Normal"/>
    <w:uiPriority w:val="99"/>
    <w:unhideWhenUsed/>
    <w:rsid w:val="00BF2F9B"/>
    <w:pPr>
      <w:bidi w:val="0"/>
      <w:spacing w:before="100" w:beforeAutospacing="1" w:after="100" w:afterAutospacing="1" w:line="240" w:lineRule="auto"/>
    </w:pPr>
    <w:rPr>
      <w:rFonts w:cs="Times New Roman"/>
      <w:sz w:val="24"/>
      <w:szCs w:val="24"/>
    </w:rPr>
  </w:style>
  <w:style w:type="character" w:styleId="Strong">
    <w:name w:val="Strong"/>
    <w:basedOn w:val="DefaultParagraphFont"/>
    <w:uiPriority w:val="22"/>
    <w:qFormat/>
    <w:rsid w:val="00BF2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261376">
      <w:bodyDiv w:val="1"/>
      <w:marLeft w:val="0"/>
      <w:marRight w:val="0"/>
      <w:marTop w:val="0"/>
      <w:marBottom w:val="0"/>
      <w:divBdr>
        <w:top w:val="none" w:sz="0" w:space="0" w:color="auto"/>
        <w:left w:val="none" w:sz="0" w:space="0" w:color="auto"/>
        <w:bottom w:val="none" w:sz="0" w:space="0" w:color="auto"/>
        <w:right w:val="none" w:sz="0" w:space="0" w:color="auto"/>
      </w:divBdr>
      <w:divsChild>
        <w:div w:id="1940525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D3515-E64A-4B70-B9DA-9423D0E33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ژیلا صدیقی</dc:creator>
  <cp:lastModifiedBy>a</cp:lastModifiedBy>
  <cp:revision>2</cp:revision>
  <cp:lastPrinted>2022-10-17T07:16:00Z</cp:lastPrinted>
  <dcterms:created xsi:type="dcterms:W3CDTF">2026-09-20T03:18:00Z</dcterms:created>
  <dcterms:modified xsi:type="dcterms:W3CDTF">2026-09-20T03:18:00Z</dcterms:modified>
</cp:coreProperties>
</file>